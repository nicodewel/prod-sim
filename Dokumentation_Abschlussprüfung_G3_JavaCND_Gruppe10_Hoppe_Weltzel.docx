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14A79" w14:textId="77777777" w:rsidR="00DA4832" w:rsidRPr="00816204" w:rsidRDefault="00DA4832" w:rsidP="00DA4832">
      <w:pPr>
        <w:pStyle w:val="Textkrper"/>
        <w:ind w:left="9436"/>
        <w:rPr>
          <w:rFonts w:ascii="Times New Roman"/>
          <w:color w:val="000000" w:themeColor="text1"/>
          <w:sz w:val="20"/>
        </w:rPr>
      </w:pPr>
      <w:r w:rsidRPr="00816204">
        <w:rPr>
          <w:rFonts w:ascii="Times New Roman"/>
          <w:noProof/>
          <w:color w:val="000000" w:themeColor="text1"/>
          <w:sz w:val="20"/>
          <w:lang w:val="de-DE" w:eastAsia="zh-CN"/>
        </w:rPr>
        <w:drawing>
          <wp:inline distT="0" distB="0" distL="0" distR="0" wp14:anchorId="4D4589AD" wp14:editId="7FBF8BE8">
            <wp:extent cx="435908" cy="42976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435908" cy="429768"/>
                    </a:xfrm>
                    <a:prstGeom prst="rect">
                      <a:avLst/>
                    </a:prstGeom>
                  </pic:spPr>
                </pic:pic>
              </a:graphicData>
            </a:graphic>
          </wp:inline>
        </w:drawing>
      </w:r>
    </w:p>
    <w:p w14:paraId="5242FE04" w14:textId="77777777" w:rsidR="00DA4832" w:rsidRPr="00816204" w:rsidRDefault="00DA4832" w:rsidP="00DA4832">
      <w:pPr>
        <w:pStyle w:val="Textkrper"/>
        <w:spacing w:before="10"/>
        <w:rPr>
          <w:rFonts w:ascii="Times New Roman"/>
          <w:color w:val="000000" w:themeColor="text1"/>
          <w:sz w:val="17"/>
        </w:rPr>
      </w:pPr>
      <w:r w:rsidRPr="00816204">
        <w:rPr>
          <w:noProof/>
          <w:color w:val="000000" w:themeColor="text1"/>
          <w:lang w:val="de-DE" w:eastAsia="zh-CN"/>
        </w:rPr>
        <w:drawing>
          <wp:anchor distT="0" distB="0" distL="0" distR="0" simplePos="0" relativeHeight="251659264" behindDoc="0" locked="0" layoutInCell="1" allowOverlap="1" wp14:anchorId="72675038" wp14:editId="007D67D0">
            <wp:simplePos x="0" y="0"/>
            <wp:positionH relativeFrom="page">
              <wp:posOffset>3072110</wp:posOffset>
            </wp:positionH>
            <wp:positionV relativeFrom="paragraph">
              <wp:posOffset>155320</wp:posOffset>
            </wp:positionV>
            <wp:extent cx="1322483" cy="120700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322483" cy="1207007"/>
                    </a:xfrm>
                    <a:prstGeom prst="rect">
                      <a:avLst/>
                    </a:prstGeom>
                  </pic:spPr>
                </pic:pic>
              </a:graphicData>
            </a:graphic>
          </wp:anchor>
        </w:drawing>
      </w:r>
    </w:p>
    <w:p w14:paraId="6F17B52B" w14:textId="77777777" w:rsidR="00DA4832" w:rsidRPr="00816204" w:rsidRDefault="00DA4832" w:rsidP="00DA4832">
      <w:pPr>
        <w:pStyle w:val="Textkrper"/>
        <w:rPr>
          <w:rFonts w:ascii="Times New Roman"/>
          <w:color w:val="000000" w:themeColor="text1"/>
          <w:sz w:val="20"/>
        </w:rPr>
      </w:pPr>
    </w:p>
    <w:p w14:paraId="7B8E2B07" w14:textId="77777777" w:rsidR="00DA4832" w:rsidRPr="00816204" w:rsidRDefault="00DA4832" w:rsidP="00DA4832">
      <w:pPr>
        <w:pStyle w:val="Textkrper"/>
        <w:rPr>
          <w:rFonts w:ascii="Times New Roman"/>
          <w:color w:val="000000" w:themeColor="text1"/>
          <w:sz w:val="20"/>
        </w:rPr>
      </w:pPr>
    </w:p>
    <w:p w14:paraId="1815A7DA" w14:textId="77777777" w:rsidR="00DA4832" w:rsidRPr="00816204" w:rsidRDefault="00DA4832" w:rsidP="00DA4832">
      <w:pPr>
        <w:pStyle w:val="Textkrper"/>
        <w:rPr>
          <w:rFonts w:ascii="Times New Roman"/>
          <w:color w:val="000000" w:themeColor="text1"/>
          <w:sz w:val="20"/>
        </w:rPr>
      </w:pPr>
    </w:p>
    <w:p w14:paraId="11D516DD" w14:textId="77777777" w:rsidR="00DA4832" w:rsidRPr="00816204" w:rsidRDefault="00DA4832" w:rsidP="00DA4832">
      <w:pPr>
        <w:pStyle w:val="Textkrper"/>
        <w:rPr>
          <w:rFonts w:ascii="Times New Roman"/>
          <w:color w:val="000000" w:themeColor="text1"/>
          <w:sz w:val="20"/>
        </w:rPr>
      </w:pPr>
    </w:p>
    <w:p w14:paraId="36DAC665" w14:textId="77777777" w:rsidR="00DA4832" w:rsidRPr="00816204" w:rsidRDefault="00DA4832" w:rsidP="00DA4832">
      <w:pPr>
        <w:pStyle w:val="Textkrper"/>
        <w:rPr>
          <w:rFonts w:ascii="Times New Roman"/>
          <w:color w:val="000000" w:themeColor="text1"/>
          <w:sz w:val="20"/>
        </w:rPr>
      </w:pPr>
    </w:p>
    <w:p w14:paraId="01F9EDAE" w14:textId="77777777" w:rsidR="00DA4832" w:rsidRPr="00816204" w:rsidRDefault="00DA4832" w:rsidP="00DA4832">
      <w:pPr>
        <w:pStyle w:val="Textkrper"/>
        <w:rPr>
          <w:rFonts w:ascii="Times New Roman"/>
          <w:color w:val="000000" w:themeColor="text1"/>
          <w:sz w:val="20"/>
        </w:rPr>
      </w:pPr>
    </w:p>
    <w:p w14:paraId="6C1FEFA5" w14:textId="77777777" w:rsidR="00DA4832" w:rsidRPr="00816204" w:rsidRDefault="00DA4832" w:rsidP="00DA4832">
      <w:pPr>
        <w:pStyle w:val="Textkrper"/>
        <w:rPr>
          <w:rFonts w:ascii="Times New Roman"/>
          <w:color w:val="000000" w:themeColor="text1"/>
          <w:sz w:val="20"/>
        </w:rPr>
      </w:pPr>
    </w:p>
    <w:p w14:paraId="20397911" w14:textId="77777777" w:rsidR="00DA4832" w:rsidRPr="00816204" w:rsidRDefault="00DA4832" w:rsidP="00DA4832">
      <w:pPr>
        <w:pStyle w:val="Textkrper"/>
        <w:rPr>
          <w:rFonts w:ascii="Times New Roman"/>
          <w:color w:val="000000" w:themeColor="text1"/>
          <w:sz w:val="20"/>
        </w:rPr>
      </w:pPr>
    </w:p>
    <w:p w14:paraId="57E64FC6" w14:textId="77777777" w:rsidR="00DA4832" w:rsidRPr="00816204" w:rsidRDefault="00DA4832" w:rsidP="00DA4832">
      <w:pPr>
        <w:pStyle w:val="Textkrper"/>
        <w:rPr>
          <w:rFonts w:ascii="Times New Roman"/>
          <w:color w:val="000000" w:themeColor="text1"/>
          <w:sz w:val="20"/>
        </w:rPr>
      </w:pPr>
    </w:p>
    <w:p w14:paraId="398F4D86" w14:textId="77777777" w:rsidR="00DA4832" w:rsidRPr="00816204" w:rsidRDefault="00DA4832" w:rsidP="00DA4832">
      <w:pPr>
        <w:pStyle w:val="Textkrper"/>
        <w:rPr>
          <w:rFonts w:ascii="Times New Roman"/>
          <w:color w:val="000000" w:themeColor="text1"/>
          <w:sz w:val="20"/>
        </w:rPr>
      </w:pPr>
    </w:p>
    <w:p w14:paraId="499DEB6A" w14:textId="77777777" w:rsidR="00DA4832" w:rsidRPr="00816204" w:rsidRDefault="00DA4832" w:rsidP="00DA4832">
      <w:pPr>
        <w:pStyle w:val="Textkrper"/>
        <w:rPr>
          <w:rFonts w:ascii="Times New Roman"/>
          <w:color w:val="000000" w:themeColor="text1"/>
          <w:sz w:val="20"/>
        </w:rPr>
      </w:pPr>
    </w:p>
    <w:p w14:paraId="4A5D2443" w14:textId="77777777" w:rsidR="00DA4832" w:rsidRPr="00816204" w:rsidRDefault="00DA4832" w:rsidP="00DA4832">
      <w:pPr>
        <w:pStyle w:val="Textkrper"/>
        <w:rPr>
          <w:rFonts w:ascii="Times New Roman"/>
          <w:color w:val="000000" w:themeColor="text1"/>
          <w:sz w:val="20"/>
        </w:rPr>
      </w:pPr>
    </w:p>
    <w:p w14:paraId="7245079D" w14:textId="77777777" w:rsidR="00DA4832" w:rsidRPr="00816204" w:rsidRDefault="00DA4832" w:rsidP="00DA4832">
      <w:pPr>
        <w:pStyle w:val="Textkrper"/>
        <w:rPr>
          <w:rFonts w:ascii="Times New Roman"/>
          <w:color w:val="000000" w:themeColor="text1"/>
          <w:sz w:val="20"/>
        </w:rPr>
      </w:pPr>
    </w:p>
    <w:p w14:paraId="5D41F3BD" w14:textId="77777777" w:rsidR="00DA4832" w:rsidRPr="00816204" w:rsidRDefault="00DA4832" w:rsidP="00DA4832">
      <w:pPr>
        <w:pStyle w:val="Textkrper"/>
        <w:rPr>
          <w:rFonts w:ascii="Times New Roman"/>
          <w:color w:val="000000" w:themeColor="text1"/>
          <w:sz w:val="20"/>
        </w:rPr>
      </w:pPr>
    </w:p>
    <w:p w14:paraId="46309478" w14:textId="77777777" w:rsidR="00DA4832" w:rsidRPr="00816204" w:rsidRDefault="00DA4832" w:rsidP="00DA4832">
      <w:pPr>
        <w:pStyle w:val="Textkrper"/>
        <w:rPr>
          <w:rFonts w:ascii="Times New Roman"/>
          <w:color w:val="000000" w:themeColor="text1"/>
          <w:sz w:val="20"/>
        </w:rPr>
      </w:pPr>
    </w:p>
    <w:p w14:paraId="50BC8E45" w14:textId="77777777" w:rsidR="00DA4832" w:rsidRPr="00816204" w:rsidRDefault="00DA4832" w:rsidP="00DA4832">
      <w:pPr>
        <w:pStyle w:val="Textkrper"/>
        <w:rPr>
          <w:rFonts w:ascii="Times New Roman"/>
          <w:color w:val="000000" w:themeColor="text1"/>
          <w:sz w:val="20"/>
        </w:rPr>
      </w:pPr>
    </w:p>
    <w:p w14:paraId="6CAABC43" w14:textId="77777777" w:rsidR="00DA4832" w:rsidRPr="00816204" w:rsidRDefault="00DA4832" w:rsidP="00DA4832">
      <w:pPr>
        <w:pStyle w:val="Textkrper"/>
        <w:rPr>
          <w:rFonts w:ascii="Times New Roman"/>
          <w:color w:val="000000" w:themeColor="text1"/>
          <w:sz w:val="20"/>
        </w:rPr>
      </w:pPr>
    </w:p>
    <w:p w14:paraId="6D055651" w14:textId="77777777" w:rsidR="00DA4832" w:rsidRPr="00816204" w:rsidRDefault="00DA4832" w:rsidP="00DA4832">
      <w:pPr>
        <w:pStyle w:val="Textkrper"/>
        <w:rPr>
          <w:rFonts w:ascii="Times New Roman"/>
          <w:color w:val="000000" w:themeColor="text1"/>
          <w:sz w:val="20"/>
        </w:rPr>
      </w:pPr>
    </w:p>
    <w:p w14:paraId="00CD448F" w14:textId="77777777" w:rsidR="00DA4832" w:rsidRPr="00816204" w:rsidRDefault="00DA4832" w:rsidP="00DA4832">
      <w:pPr>
        <w:pStyle w:val="Textkrper"/>
        <w:rPr>
          <w:rFonts w:ascii="Times New Roman"/>
          <w:color w:val="000000" w:themeColor="text1"/>
          <w:sz w:val="20"/>
        </w:rPr>
      </w:pPr>
    </w:p>
    <w:p w14:paraId="40C5D26D" w14:textId="73149E0A" w:rsidR="00DA4832" w:rsidRPr="00816204" w:rsidRDefault="00DA4832" w:rsidP="00DA4832">
      <w:pPr>
        <w:pStyle w:val="Textkrper"/>
        <w:rPr>
          <w:rFonts w:ascii="Times New Roman"/>
          <w:color w:val="000000" w:themeColor="text1"/>
          <w:sz w:val="28"/>
        </w:rPr>
      </w:pPr>
    </w:p>
    <w:p w14:paraId="00267B8A" w14:textId="57417B74" w:rsidR="00DA4832" w:rsidRPr="006343E9" w:rsidRDefault="00DA4832" w:rsidP="00C24BAB">
      <w:pPr>
        <w:pStyle w:val="Titel"/>
        <w:rPr>
          <w:color w:val="000000" w:themeColor="text1"/>
          <w:lang w:val="de-DE"/>
        </w:rPr>
      </w:pPr>
      <w:r w:rsidRPr="006343E9">
        <w:rPr>
          <w:color w:val="000000" w:themeColor="text1"/>
          <w:lang w:val="de-DE"/>
        </w:rPr>
        <w:t xml:space="preserve">Java </w:t>
      </w:r>
      <w:r w:rsidR="006343E9" w:rsidRPr="006343E9">
        <w:rPr>
          <w:color w:val="000000" w:themeColor="text1"/>
          <w:lang w:val="de-DE"/>
        </w:rPr>
        <w:t xml:space="preserve">Cloud Native </w:t>
      </w:r>
      <w:r w:rsidR="0020504C">
        <w:rPr>
          <w:color w:val="000000" w:themeColor="text1"/>
          <w:lang w:val="de-DE"/>
        </w:rPr>
        <w:t>Abschluss</w:t>
      </w:r>
      <w:r w:rsidR="008F17E0">
        <w:rPr>
          <w:color w:val="000000" w:themeColor="text1"/>
          <w:lang w:val="de-DE"/>
        </w:rPr>
        <w:t>prüfung</w:t>
      </w:r>
      <w:del w:id="0" w:author="Hoppe, Christopher (SE-A/32)" w:date="2022-07-01T17:18:00Z">
        <w:r w:rsidR="00C24BAB" w:rsidRPr="00816204" w:rsidDel="006343E9">
          <w:rPr>
            <w:color w:val="000000" w:themeColor="text1"/>
            <w:lang w:val="de-DE"/>
          </w:rPr>
          <w:delText>prüfung</w:delText>
        </w:r>
      </w:del>
      <w:r w:rsidR="00F67AE6" w:rsidRPr="006343E9">
        <w:rPr>
          <w:color w:val="000000" w:themeColor="text1"/>
          <w:lang w:val="de-DE"/>
        </w:rPr>
        <w:br/>
      </w:r>
      <w:r w:rsidR="00522C6E" w:rsidRPr="00816204">
        <w:rPr>
          <w:color w:val="000000" w:themeColor="text1"/>
          <w:lang w:val="de-DE"/>
        </w:rPr>
        <w:t>-</w:t>
      </w:r>
      <w:r w:rsidRPr="00816204">
        <w:rPr>
          <w:color w:val="000000" w:themeColor="text1"/>
          <w:lang w:val="de-DE"/>
        </w:rPr>
        <w:t xml:space="preserve"> Jahr </w:t>
      </w:r>
      <w:r w:rsidR="006343E9">
        <w:rPr>
          <w:color w:val="000000" w:themeColor="text1"/>
          <w:lang w:val="de-DE"/>
        </w:rPr>
        <w:t>2</w:t>
      </w:r>
      <w:r w:rsidR="00F67AE6" w:rsidRPr="00816204">
        <w:rPr>
          <w:color w:val="000000" w:themeColor="text1"/>
          <w:lang w:val="de-DE"/>
        </w:rPr>
        <w:t xml:space="preserve"> – </w:t>
      </w:r>
      <w:r w:rsidR="00F67AE6" w:rsidRPr="00816204">
        <w:rPr>
          <w:color w:val="000000" w:themeColor="text1"/>
          <w:lang w:val="de-DE"/>
        </w:rPr>
        <w:br/>
      </w:r>
      <w:r w:rsidR="00F67AE6" w:rsidRPr="006343E9">
        <w:rPr>
          <w:color w:val="000000" w:themeColor="text1"/>
          <w:lang w:val="de-DE"/>
        </w:rPr>
        <w:t>Projektdokumentation</w:t>
      </w:r>
      <w:r w:rsidR="00F67AE6" w:rsidRPr="006343E9">
        <w:rPr>
          <w:color w:val="000000" w:themeColor="text1"/>
          <w:lang w:val="de-DE"/>
        </w:rPr>
        <w:br/>
      </w:r>
      <w:r w:rsidR="00C24BAB" w:rsidRPr="006343E9">
        <w:rPr>
          <w:color w:val="000000" w:themeColor="text1"/>
          <w:lang w:val="de-DE"/>
        </w:rPr>
        <w:t xml:space="preserve">Gruppe </w:t>
      </w:r>
      <w:r w:rsidR="0020504C">
        <w:rPr>
          <w:color w:val="000000" w:themeColor="text1"/>
          <w:lang w:val="de-DE"/>
        </w:rPr>
        <w:t>10</w:t>
      </w:r>
      <w:r w:rsidR="00C24BAB" w:rsidRPr="006343E9">
        <w:rPr>
          <w:color w:val="000000" w:themeColor="text1"/>
          <w:lang w:val="de-DE"/>
        </w:rPr>
        <w:t xml:space="preserve"> </w:t>
      </w:r>
      <w:proofErr w:type="spellStart"/>
      <w:r w:rsidR="0020504C">
        <w:rPr>
          <w:color w:val="000000" w:themeColor="text1"/>
          <w:lang w:val="de-DE"/>
        </w:rPr>
        <w:t>ProductionPlanner</w:t>
      </w:r>
      <w:proofErr w:type="spellEnd"/>
    </w:p>
    <w:p w14:paraId="5F5E0BBD" w14:textId="77777777" w:rsidR="00DA4832" w:rsidRPr="006343E9" w:rsidRDefault="00DA4832" w:rsidP="00DA4832">
      <w:pPr>
        <w:pStyle w:val="Textkrper"/>
        <w:spacing w:before="7"/>
        <w:rPr>
          <w:color w:val="000000" w:themeColor="text1"/>
          <w:sz w:val="55"/>
          <w:lang w:val="de-DE"/>
        </w:rPr>
      </w:pPr>
    </w:p>
    <w:tbl>
      <w:tblPr>
        <w:tblStyle w:val="Tabellenraster"/>
        <w:tblW w:w="0" w:type="auto"/>
        <w:tblLook w:val="04A0" w:firstRow="1" w:lastRow="0" w:firstColumn="1" w:lastColumn="0" w:noHBand="0" w:noVBand="1"/>
      </w:tblPr>
      <w:tblGrid>
        <w:gridCol w:w="4508"/>
        <w:gridCol w:w="4508"/>
      </w:tblGrid>
      <w:tr w:rsidR="00DA4832" w:rsidRPr="00816204" w14:paraId="5C58F8A3" w14:textId="77777777" w:rsidTr="00F53C98">
        <w:tc>
          <w:tcPr>
            <w:tcW w:w="4508" w:type="dxa"/>
            <w:vAlign w:val="center"/>
          </w:tcPr>
          <w:p w14:paraId="35F52AC1" w14:textId="77777777" w:rsidR="00DA4832" w:rsidRPr="00816204" w:rsidRDefault="00DA4832" w:rsidP="00F53C98">
            <w:pPr>
              <w:spacing w:line="276" w:lineRule="auto"/>
              <w:rPr>
                <w:color w:val="000000" w:themeColor="text1"/>
                <w:sz w:val="24"/>
                <w:szCs w:val="24"/>
                <w:lang w:val="de-DE"/>
              </w:rPr>
            </w:pPr>
            <w:r w:rsidRPr="00816204">
              <w:rPr>
                <w:color w:val="000000" w:themeColor="text1"/>
                <w:sz w:val="24"/>
                <w:szCs w:val="24"/>
                <w:lang w:val="de-DE"/>
              </w:rPr>
              <w:t>Autoren</w:t>
            </w:r>
            <w:r w:rsidR="00F53C98" w:rsidRPr="00816204">
              <w:rPr>
                <w:color w:val="000000" w:themeColor="text1"/>
                <w:sz w:val="24"/>
                <w:szCs w:val="24"/>
                <w:lang w:val="de-DE"/>
              </w:rPr>
              <w:t xml:space="preserve"> / Ersteller:</w:t>
            </w:r>
          </w:p>
        </w:tc>
        <w:tc>
          <w:tcPr>
            <w:tcW w:w="4508" w:type="dxa"/>
            <w:vAlign w:val="center"/>
          </w:tcPr>
          <w:p w14:paraId="1975EEDB" w14:textId="673F3E66" w:rsidR="00DA4832" w:rsidRPr="00816204" w:rsidRDefault="00C24BAB" w:rsidP="00B02C3A">
            <w:pPr>
              <w:spacing w:line="276" w:lineRule="auto"/>
              <w:rPr>
                <w:color w:val="000000" w:themeColor="text1"/>
                <w:sz w:val="24"/>
                <w:szCs w:val="24"/>
                <w:lang w:val="de-DE"/>
              </w:rPr>
            </w:pPr>
            <w:r w:rsidRPr="00816204">
              <w:rPr>
                <w:color w:val="000000" w:themeColor="text1"/>
                <w:sz w:val="24"/>
                <w:szCs w:val="24"/>
                <w:lang w:val="de-DE"/>
              </w:rPr>
              <w:t xml:space="preserve">Christopher Hoppe, Nicolas </w:t>
            </w:r>
            <w:proofErr w:type="spellStart"/>
            <w:r w:rsidRPr="00816204">
              <w:rPr>
                <w:color w:val="000000" w:themeColor="text1"/>
                <w:sz w:val="24"/>
                <w:szCs w:val="24"/>
                <w:lang w:val="de-DE"/>
              </w:rPr>
              <w:t>Weltzel</w:t>
            </w:r>
            <w:proofErr w:type="spellEnd"/>
          </w:p>
        </w:tc>
      </w:tr>
      <w:tr w:rsidR="00DA4832" w:rsidRPr="00816204" w14:paraId="12EA244A" w14:textId="77777777" w:rsidTr="00F53C98">
        <w:tc>
          <w:tcPr>
            <w:tcW w:w="4508" w:type="dxa"/>
            <w:vAlign w:val="center"/>
          </w:tcPr>
          <w:p w14:paraId="5C475E14" w14:textId="77777777" w:rsidR="00DA4832" w:rsidRPr="00816204" w:rsidRDefault="00F53C98" w:rsidP="00F53C98">
            <w:pPr>
              <w:spacing w:line="276" w:lineRule="auto"/>
              <w:rPr>
                <w:color w:val="000000" w:themeColor="text1"/>
                <w:sz w:val="24"/>
                <w:szCs w:val="24"/>
                <w:lang w:val="de-DE"/>
              </w:rPr>
            </w:pPr>
            <w:r w:rsidRPr="00816204">
              <w:rPr>
                <w:color w:val="000000" w:themeColor="text1"/>
                <w:sz w:val="24"/>
                <w:szCs w:val="24"/>
                <w:lang w:val="de-DE"/>
              </w:rPr>
              <w:t>Zeitraum der Projektarbeit:</w:t>
            </w:r>
          </w:p>
        </w:tc>
        <w:tc>
          <w:tcPr>
            <w:tcW w:w="4508" w:type="dxa"/>
            <w:vAlign w:val="center"/>
          </w:tcPr>
          <w:p w14:paraId="38F10F71" w14:textId="3C6EC108" w:rsidR="00DA4832" w:rsidRPr="00816204" w:rsidRDefault="006343E9" w:rsidP="00B02C3A">
            <w:pPr>
              <w:spacing w:line="276" w:lineRule="auto"/>
              <w:rPr>
                <w:color w:val="000000" w:themeColor="text1"/>
                <w:sz w:val="24"/>
                <w:szCs w:val="24"/>
                <w:lang w:val="de-DE"/>
              </w:rPr>
            </w:pPr>
            <w:r>
              <w:rPr>
                <w:color w:val="000000" w:themeColor="text1"/>
                <w:sz w:val="24"/>
                <w:szCs w:val="24"/>
                <w:lang w:val="de-DE"/>
              </w:rPr>
              <w:t>2</w:t>
            </w:r>
            <w:r w:rsidR="0020504C">
              <w:rPr>
                <w:color w:val="000000" w:themeColor="text1"/>
                <w:sz w:val="24"/>
                <w:szCs w:val="24"/>
                <w:lang w:val="de-DE"/>
              </w:rPr>
              <w:t>5</w:t>
            </w:r>
            <w:r w:rsidR="00C24BAB" w:rsidRPr="00816204">
              <w:rPr>
                <w:color w:val="000000" w:themeColor="text1"/>
                <w:sz w:val="24"/>
                <w:szCs w:val="24"/>
                <w:lang w:val="de-DE"/>
              </w:rPr>
              <w:t>.</w:t>
            </w:r>
            <w:r>
              <w:rPr>
                <w:color w:val="000000" w:themeColor="text1"/>
                <w:sz w:val="24"/>
                <w:szCs w:val="24"/>
                <w:lang w:val="de-DE"/>
              </w:rPr>
              <w:t>0</w:t>
            </w:r>
            <w:r w:rsidR="0020504C">
              <w:rPr>
                <w:color w:val="000000" w:themeColor="text1"/>
                <w:sz w:val="24"/>
                <w:szCs w:val="24"/>
                <w:lang w:val="de-DE"/>
              </w:rPr>
              <w:t>1</w:t>
            </w:r>
            <w:r w:rsidR="00F53C98" w:rsidRPr="00816204">
              <w:rPr>
                <w:color w:val="000000" w:themeColor="text1"/>
                <w:sz w:val="24"/>
                <w:szCs w:val="24"/>
                <w:lang w:val="de-DE"/>
              </w:rPr>
              <w:t>.</w:t>
            </w:r>
            <w:r w:rsidR="00B02C3A" w:rsidRPr="00816204">
              <w:rPr>
                <w:color w:val="000000" w:themeColor="text1"/>
                <w:sz w:val="24"/>
                <w:szCs w:val="24"/>
                <w:lang w:val="de-DE"/>
              </w:rPr>
              <w:t>202</w:t>
            </w:r>
            <w:r w:rsidR="0020504C">
              <w:rPr>
                <w:color w:val="000000" w:themeColor="text1"/>
                <w:sz w:val="24"/>
                <w:szCs w:val="24"/>
                <w:lang w:val="de-DE"/>
              </w:rPr>
              <w:t>3</w:t>
            </w:r>
            <w:r w:rsidR="00F53C98" w:rsidRPr="00816204">
              <w:rPr>
                <w:color w:val="000000" w:themeColor="text1"/>
                <w:sz w:val="24"/>
                <w:szCs w:val="24"/>
                <w:lang w:val="de-DE"/>
              </w:rPr>
              <w:t xml:space="preserve"> – </w:t>
            </w:r>
            <w:r>
              <w:rPr>
                <w:color w:val="000000" w:themeColor="text1"/>
                <w:sz w:val="24"/>
                <w:szCs w:val="24"/>
                <w:lang w:val="de-DE"/>
              </w:rPr>
              <w:t>0</w:t>
            </w:r>
            <w:r w:rsidR="0020504C">
              <w:rPr>
                <w:color w:val="000000" w:themeColor="text1"/>
                <w:sz w:val="24"/>
                <w:szCs w:val="24"/>
                <w:lang w:val="de-DE"/>
              </w:rPr>
              <w:t>3</w:t>
            </w:r>
            <w:r w:rsidR="00F53C98" w:rsidRPr="00816204">
              <w:rPr>
                <w:color w:val="000000" w:themeColor="text1"/>
                <w:sz w:val="24"/>
                <w:szCs w:val="24"/>
                <w:lang w:val="de-DE"/>
              </w:rPr>
              <w:t>.</w:t>
            </w:r>
            <w:r>
              <w:rPr>
                <w:color w:val="000000" w:themeColor="text1"/>
                <w:sz w:val="24"/>
                <w:szCs w:val="24"/>
                <w:lang w:val="de-DE"/>
              </w:rPr>
              <w:t>0</w:t>
            </w:r>
            <w:r w:rsidR="0020504C">
              <w:rPr>
                <w:color w:val="000000" w:themeColor="text1"/>
                <w:sz w:val="24"/>
                <w:szCs w:val="24"/>
                <w:lang w:val="de-DE"/>
              </w:rPr>
              <w:t>2</w:t>
            </w:r>
            <w:r w:rsidR="00F53C98" w:rsidRPr="00816204">
              <w:rPr>
                <w:color w:val="000000" w:themeColor="text1"/>
                <w:sz w:val="24"/>
                <w:szCs w:val="24"/>
                <w:lang w:val="de-DE"/>
              </w:rPr>
              <w:t>.202</w:t>
            </w:r>
            <w:r w:rsidR="0020504C">
              <w:rPr>
                <w:color w:val="000000" w:themeColor="text1"/>
                <w:sz w:val="24"/>
                <w:szCs w:val="24"/>
                <w:lang w:val="de-DE"/>
              </w:rPr>
              <w:t>3</w:t>
            </w:r>
          </w:p>
        </w:tc>
      </w:tr>
      <w:tr w:rsidR="00DA4832" w:rsidRPr="0020504C" w14:paraId="318FD72F" w14:textId="77777777" w:rsidTr="00F53C98">
        <w:tc>
          <w:tcPr>
            <w:tcW w:w="4508" w:type="dxa"/>
            <w:vAlign w:val="center"/>
          </w:tcPr>
          <w:p w14:paraId="3B7EF43D" w14:textId="1A4A7FEA" w:rsidR="00DA4832" w:rsidRPr="00816204" w:rsidRDefault="00C24BAB" w:rsidP="00F53C98">
            <w:pPr>
              <w:spacing w:line="276" w:lineRule="auto"/>
              <w:rPr>
                <w:color w:val="000000" w:themeColor="text1"/>
                <w:sz w:val="24"/>
                <w:szCs w:val="24"/>
                <w:lang w:val="de-DE"/>
              </w:rPr>
            </w:pPr>
            <w:r w:rsidRPr="00816204">
              <w:rPr>
                <w:color w:val="000000" w:themeColor="text1"/>
                <w:sz w:val="24"/>
                <w:szCs w:val="24"/>
                <w:lang w:val="de-DE"/>
              </w:rPr>
              <w:t>Projektbezeichnung</w:t>
            </w:r>
          </w:p>
        </w:tc>
        <w:tc>
          <w:tcPr>
            <w:tcW w:w="4508" w:type="dxa"/>
            <w:vAlign w:val="center"/>
          </w:tcPr>
          <w:p w14:paraId="106C9B55" w14:textId="53EEDE6A" w:rsidR="00DA4832" w:rsidRPr="00816204" w:rsidRDefault="0020504C" w:rsidP="00F53C98">
            <w:pPr>
              <w:spacing w:line="276" w:lineRule="auto"/>
              <w:rPr>
                <w:color w:val="000000" w:themeColor="text1"/>
                <w:sz w:val="24"/>
                <w:szCs w:val="24"/>
                <w:lang w:val="de-DE"/>
              </w:rPr>
            </w:pPr>
            <w:r w:rsidRPr="0020504C">
              <w:rPr>
                <w:color w:val="000000" w:themeColor="text1"/>
                <w:sz w:val="24"/>
                <w:szCs w:val="24"/>
                <w:lang w:val="de-DE"/>
              </w:rPr>
              <w:t xml:space="preserve">Software zur Administration sowie Simulation von Produktionsstraßen </w:t>
            </w:r>
            <w:proofErr w:type="spellStart"/>
            <w:r w:rsidRPr="0020504C">
              <w:rPr>
                <w:color w:val="000000" w:themeColor="text1"/>
                <w:sz w:val="24"/>
                <w:szCs w:val="24"/>
                <w:lang w:val="de-DE"/>
              </w:rPr>
              <w:t>für</w:t>
            </w:r>
            <w:proofErr w:type="spellEnd"/>
            <w:r w:rsidRPr="0020504C">
              <w:rPr>
                <w:color w:val="000000" w:themeColor="text1"/>
                <w:sz w:val="24"/>
                <w:szCs w:val="24"/>
                <w:lang w:val="de-DE"/>
              </w:rPr>
              <w:t xml:space="preserve"> die Volkswagen AG</w:t>
            </w:r>
          </w:p>
        </w:tc>
      </w:tr>
    </w:tbl>
    <w:p w14:paraId="137822D1" w14:textId="77777777" w:rsidR="00634DC1" w:rsidRPr="00816204" w:rsidRDefault="00634DC1" w:rsidP="00634DC1">
      <w:pPr>
        <w:widowControl/>
        <w:autoSpaceDE/>
        <w:autoSpaceDN/>
        <w:spacing w:after="160" w:line="259" w:lineRule="auto"/>
        <w:rPr>
          <w:color w:val="000000" w:themeColor="text1"/>
          <w:lang w:val="de-DE"/>
        </w:rPr>
        <w:sectPr w:rsidR="00634DC1" w:rsidRPr="00816204" w:rsidSect="00347ED1">
          <w:footerReference w:type="default" r:id="rId13"/>
          <w:pgSz w:w="11906" w:h="16838"/>
          <w:pgMar w:top="1440" w:right="1440" w:bottom="1440" w:left="1440" w:header="708" w:footer="708" w:gutter="0"/>
          <w:pgNumType w:fmt="numberInDash"/>
          <w:cols w:space="708"/>
          <w:docGrid w:linePitch="360"/>
        </w:sectPr>
      </w:pPr>
    </w:p>
    <w:sdt>
      <w:sdtPr>
        <w:rPr>
          <w:rFonts w:ascii="VW Text" w:eastAsia="VW Text" w:hAnsi="VW Text" w:cs="VW Text"/>
          <w:color w:val="000000" w:themeColor="text1"/>
          <w:sz w:val="22"/>
          <w:szCs w:val="22"/>
          <w:lang w:val="en-US" w:eastAsia="en-US"/>
        </w:rPr>
        <w:id w:val="-264851837"/>
        <w:docPartObj>
          <w:docPartGallery w:val="Table of Contents"/>
          <w:docPartUnique/>
        </w:docPartObj>
      </w:sdtPr>
      <w:sdtEndPr>
        <w:rPr>
          <w:b/>
          <w:bCs/>
        </w:rPr>
      </w:sdtEndPr>
      <w:sdtContent>
        <w:p w14:paraId="06B089EF" w14:textId="6AB33596" w:rsidR="00634DC1" w:rsidRPr="00816204" w:rsidRDefault="00634DC1">
          <w:pPr>
            <w:pStyle w:val="Inhaltsverzeichnisberschrift"/>
            <w:rPr>
              <w:color w:val="000000" w:themeColor="text1"/>
            </w:rPr>
          </w:pPr>
          <w:r w:rsidRPr="00816204">
            <w:rPr>
              <w:color w:val="000000" w:themeColor="text1"/>
            </w:rPr>
            <w:t>Inhaltsverzeichnis</w:t>
          </w:r>
        </w:p>
        <w:p w14:paraId="007CC0F8" w14:textId="2A57B12A" w:rsidR="00AA0C04" w:rsidRDefault="00634DC1">
          <w:pPr>
            <w:pStyle w:val="Verzeichnis1"/>
            <w:tabs>
              <w:tab w:val="left" w:pos="440"/>
              <w:tab w:val="right" w:leader="dot" w:pos="9016"/>
            </w:tabs>
            <w:rPr>
              <w:rFonts w:asciiTheme="minorHAnsi" w:eastAsiaTheme="minorEastAsia" w:hAnsiTheme="minorHAnsi" w:cstheme="minorBidi"/>
              <w:noProof/>
              <w:sz w:val="24"/>
              <w:szCs w:val="24"/>
              <w:lang w:val="de-DE" w:eastAsia="de-DE"/>
            </w:rPr>
          </w:pPr>
          <w:r w:rsidRPr="00816204">
            <w:rPr>
              <w:color w:val="000000" w:themeColor="text1"/>
            </w:rPr>
            <w:fldChar w:fldCharType="begin"/>
          </w:r>
          <w:r w:rsidRPr="00816204">
            <w:rPr>
              <w:color w:val="000000" w:themeColor="text1"/>
            </w:rPr>
            <w:instrText xml:space="preserve"> TOC \o "1-3" \h \z \u </w:instrText>
          </w:r>
          <w:r w:rsidRPr="00816204">
            <w:rPr>
              <w:color w:val="000000" w:themeColor="text1"/>
            </w:rPr>
            <w:fldChar w:fldCharType="separate"/>
          </w:r>
          <w:hyperlink w:anchor="_Toc107911963" w:history="1">
            <w:r w:rsidR="00AA0C04" w:rsidRPr="009A266D">
              <w:rPr>
                <w:rStyle w:val="Hyperlink"/>
                <w:noProof/>
                <w:lang w:val="de-DE"/>
              </w:rPr>
              <w:t>1.</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Projektdefinition</w:t>
            </w:r>
            <w:r w:rsidR="00AA0C04">
              <w:rPr>
                <w:noProof/>
                <w:webHidden/>
              </w:rPr>
              <w:tab/>
            </w:r>
            <w:r w:rsidR="00AA0C04">
              <w:rPr>
                <w:noProof/>
                <w:webHidden/>
              </w:rPr>
              <w:fldChar w:fldCharType="begin"/>
            </w:r>
            <w:r w:rsidR="00AA0C04">
              <w:rPr>
                <w:noProof/>
                <w:webHidden/>
              </w:rPr>
              <w:instrText xml:space="preserve"> PAGEREF _Toc107911963 \h </w:instrText>
            </w:r>
            <w:r w:rsidR="00AA0C04">
              <w:rPr>
                <w:noProof/>
                <w:webHidden/>
              </w:rPr>
            </w:r>
            <w:r w:rsidR="00AA0C04">
              <w:rPr>
                <w:noProof/>
                <w:webHidden/>
              </w:rPr>
              <w:fldChar w:fldCharType="separate"/>
            </w:r>
            <w:r w:rsidR="00AA0C04">
              <w:rPr>
                <w:noProof/>
                <w:webHidden/>
              </w:rPr>
              <w:t>3</w:t>
            </w:r>
            <w:r w:rsidR="00AA0C04">
              <w:rPr>
                <w:noProof/>
                <w:webHidden/>
              </w:rPr>
              <w:fldChar w:fldCharType="end"/>
            </w:r>
          </w:hyperlink>
        </w:p>
        <w:p w14:paraId="4D0392EE" w14:textId="532E19D3" w:rsidR="00AA0C04" w:rsidRDefault="00000000">
          <w:pPr>
            <w:pStyle w:val="Verzeichnis1"/>
            <w:tabs>
              <w:tab w:val="left" w:pos="440"/>
              <w:tab w:val="right" w:leader="dot" w:pos="9016"/>
            </w:tabs>
            <w:rPr>
              <w:rFonts w:asciiTheme="minorHAnsi" w:eastAsiaTheme="minorEastAsia" w:hAnsiTheme="minorHAnsi" w:cstheme="minorBidi"/>
              <w:noProof/>
              <w:sz w:val="24"/>
              <w:szCs w:val="24"/>
              <w:lang w:val="de-DE" w:eastAsia="de-DE"/>
            </w:rPr>
          </w:pPr>
          <w:hyperlink w:anchor="_Toc107911964" w:history="1">
            <w:r w:rsidR="00AA0C04" w:rsidRPr="009A266D">
              <w:rPr>
                <w:rStyle w:val="Hyperlink"/>
                <w:noProof/>
                <w:lang w:val="de-DE"/>
              </w:rPr>
              <w:t>2.</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Projektplanung</w:t>
            </w:r>
            <w:r w:rsidR="00AA0C04">
              <w:rPr>
                <w:noProof/>
                <w:webHidden/>
              </w:rPr>
              <w:tab/>
            </w:r>
            <w:r w:rsidR="00AA0C04">
              <w:rPr>
                <w:noProof/>
                <w:webHidden/>
              </w:rPr>
              <w:fldChar w:fldCharType="begin"/>
            </w:r>
            <w:r w:rsidR="00AA0C04">
              <w:rPr>
                <w:noProof/>
                <w:webHidden/>
              </w:rPr>
              <w:instrText xml:space="preserve"> PAGEREF _Toc107911964 \h </w:instrText>
            </w:r>
            <w:r w:rsidR="00AA0C04">
              <w:rPr>
                <w:noProof/>
                <w:webHidden/>
              </w:rPr>
            </w:r>
            <w:r w:rsidR="00AA0C04">
              <w:rPr>
                <w:noProof/>
                <w:webHidden/>
              </w:rPr>
              <w:fldChar w:fldCharType="separate"/>
            </w:r>
            <w:r w:rsidR="00AA0C04">
              <w:rPr>
                <w:noProof/>
                <w:webHidden/>
              </w:rPr>
              <w:t>3</w:t>
            </w:r>
            <w:r w:rsidR="00AA0C04">
              <w:rPr>
                <w:noProof/>
                <w:webHidden/>
              </w:rPr>
              <w:fldChar w:fldCharType="end"/>
            </w:r>
          </w:hyperlink>
        </w:p>
        <w:p w14:paraId="1D288E14" w14:textId="522AC163"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65" w:history="1">
            <w:r w:rsidR="00AA0C04" w:rsidRPr="009A266D">
              <w:rPr>
                <w:rStyle w:val="Hyperlink"/>
                <w:noProof/>
                <w:lang w:val="de-DE"/>
              </w:rPr>
              <w:t>2.1</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Zeitplanung</w:t>
            </w:r>
            <w:r w:rsidR="00AA0C04">
              <w:rPr>
                <w:noProof/>
                <w:webHidden/>
              </w:rPr>
              <w:tab/>
            </w:r>
            <w:r w:rsidR="00AA0C04">
              <w:rPr>
                <w:noProof/>
                <w:webHidden/>
              </w:rPr>
              <w:fldChar w:fldCharType="begin"/>
            </w:r>
            <w:r w:rsidR="00AA0C04">
              <w:rPr>
                <w:noProof/>
                <w:webHidden/>
              </w:rPr>
              <w:instrText xml:space="preserve"> PAGEREF _Toc107911965 \h </w:instrText>
            </w:r>
            <w:r w:rsidR="00AA0C04">
              <w:rPr>
                <w:noProof/>
                <w:webHidden/>
              </w:rPr>
            </w:r>
            <w:r w:rsidR="00AA0C04">
              <w:rPr>
                <w:noProof/>
                <w:webHidden/>
              </w:rPr>
              <w:fldChar w:fldCharType="separate"/>
            </w:r>
            <w:r w:rsidR="00AA0C04">
              <w:rPr>
                <w:noProof/>
                <w:webHidden/>
              </w:rPr>
              <w:t>3</w:t>
            </w:r>
            <w:r w:rsidR="00AA0C04">
              <w:rPr>
                <w:noProof/>
                <w:webHidden/>
              </w:rPr>
              <w:fldChar w:fldCharType="end"/>
            </w:r>
          </w:hyperlink>
        </w:p>
        <w:p w14:paraId="37DF5D7F" w14:textId="19D98E40" w:rsidR="00AA0C04" w:rsidRDefault="00000000">
          <w:pPr>
            <w:pStyle w:val="Verzeichnis1"/>
            <w:tabs>
              <w:tab w:val="left" w:pos="440"/>
              <w:tab w:val="right" w:leader="dot" w:pos="9016"/>
            </w:tabs>
            <w:rPr>
              <w:rFonts w:asciiTheme="minorHAnsi" w:eastAsiaTheme="minorEastAsia" w:hAnsiTheme="minorHAnsi" w:cstheme="minorBidi"/>
              <w:noProof/>
              <w:sz w:val="24"/>
              <w:szCs w:val="24"/>
              <w:lang w:val="de-DE" w:eastAsia="de-DE"/>
            </w:rPr>
          </w:pPr>
          <w:hyperlink w:anchor="_Toc107911966" w:history="1">
            <w:r w:rsidR="00AA0C04" w:rsidRPr="009A266D">
              <w:rPr>
                <w:rStyle w:val="Hyperlink"/>
                <w:noProof/>
                <w:lang w:val="de-DE"/>
              </w:rPr>
              <w:t>3.</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Durchführung</w:t>
            </w:r>
            <w:r w:rsidR="00AA0C04">
              <w:rPr>
                <w:noProof/>
                <w:webHidden/>
              </w:rPr>
              <w:tab/>
            </w:r>
            <w:r w:rsidR="00AA0C04">
              <w:rPr>
                <w:noProof/>
                <w:webHidden/>
              </w:rPr>
              <w:fldChar w:fldCharType="begin"/>
            </w:r>
            <w:r w:rsidR="00AA0C04">
              <w:rPr>
                <w:noProof/>
                <w:webHidden/>
              </w:rPr>
              <w:instrText xml:space="preserve"> PAGEREF _Toc107911966 \h </w:instrText>
            </w:r>
            <w:r w:rsidR="00AA0C04">
              <w:rPr>
                <w:noProof/>
                <w:webHidden/>
              </w:rPr>
            </w:r>
            <w:r w:rsidR="00AA0C04">
              <w:rPr>
                <w:noProof/>
                <w:webHidden/>
              </w:rPr>
              <w:fldChar w:fldCharType="separate"/>
            </w:r>
            <w:r w:rsidR="00AA0C04">
              <w:rPr>
                <w:noProof/>
                <w:webHidden/>
              </w:rPr>
              <w:t>4</w:t>
            </w:r>
            <w:r w:rsidR="00AA0C04">
              <w:rPr>
                <w:noProof/>
                <w:webHidden/>
              </w:rPr>
              <w:fldChar w:fldCharType="end"/>
            </w:r>
          </w:hyperlink>
        </w:p>
        <w:p w14:paraId="0F12AEE0" w14:textId="5785CEB6"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67" w:history="1">
            <w:r w:rsidR="00AA0C04" w:rsidRPr="009A266D">
              <w:rPr>
                <w:rStyle w:val="Hyperlink"/>
                <w:noProof/>
                <w:lang w:val="de-DE"/>
              </w:rPr>
              <w:t>3.2</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Design</w:t>
            </w:r>
            <w:r w:rsidR="00AA0C04">
              <w:rPr>
                <w:noProof/>
                <w:webHidden/>
              </w:rPr>
              <w:tab/>
            </w:r>
            <w:r w:rsidR="00AA0C04">
              <w:rPr>
                <w:noProof/>
                <w:webHidden/>
              </w:rPr>
              <w:fldChar w:fldCharType="begin"/>
            </w:r>
            <w:r w:rsidR="00AA0C04">
              <w:rPr>
                <w:noProof/>
                <w:webHidden/>
              </w:rPr>
              <w:instrText xml:space="preserve"> PAGEREF _Toc107911967 \h </w:instrText>
            </w:r>
            <w:r w:rsidR="00AA0C04">
              <w:rPr>
                <w:noProof/>
                <w:webHidden/>
              </w:rPr>
            </w:r>
            <w:r w:rsidR="00AA0C04">
              <w:rPr>
                <w:noProof/>
                <w:webHidden/>
              </w:rPr>
              <w:fldChar w:fldCharType="separate"/>
            </w:r>
            <w:r w:rsidR="00AA0C04">
              <w:rPr>
                <w:noProof/>
                <w:webHidden/>
              </w:rPr>
              <w:t>5</w:t>
            </w:r>
            <w:r w:rsidR="00AA0C04">
              <w:rPr>
                <w:noProof/>
                <w:webHidden/>
              </w:rPr>
              <w:fldChar w:fldCharType="end"/>
            </w:r>
          </w:hyperlink>
        </w:p>
        <w:p w14:paraId="5ACB83C4" w14:textId="00588792"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68" w:history="1">
            <w:r w:rsidR="00AA0C04" w:rsidRPr="009A266D">
              <w:rPr>
                <w:rStyle w:val="Hyperlink"/>
                <w:noProof/>
                <w:lang w:val="de-DE"/>
              </w:rPr>
              <w:t>3.3</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Datenmodell</w:t>
            </w:r>
            <w:r w:rsidR="00AA0C04">
              <w:rPr>
                <w:noProof/>
                <w:webHidden/>
              </w:rPr>
              <w:tab/>
            </w:r>
            <w:r w:rsidR="00AA0C04">
              <w:rPr>
                <w:noProof/>
                <w:webHidden/>
              </w:rPr>
              <w:fldChar w:fldCharType="begin"/>
            </w:r>
            <w:r w:rsidR="00AA0C04">
              <w:rPr>
                <w:noProof/>
                <w:webHidden/>
              </w:rPr>
              <w:instrText xml:space="preserve"> PAGEREF _Toc107911968 \h </w:instrText>
            </w:r>
            <w:r w:rsidR="00AA0C04">
              <w:rPr>
                <w:noProof/>
                <w:webHidden/>
              </w:rPr>
            </w:r>
            <w:r w:rsidR="00AA0C04">
              <w:rPr>
                <w:noProof/>
                <w:webHidden/>
              </w:rPr>
              <w:fldChar w:fldCharType="separate"/>
            </w:r>
            <w:r w:rsidR="00AA0C04">
              <w:rPr>
                <w:noProof/>
                <w:webHidden/>
              </w:rPr>
              <w:t>7</w:t>
            </w:r>
            <w:r w:rsidR="00AA0C04">
              <w:rPr>
                <w:noProof/>
                <w:webHidden/>
              </w:rPr>
              <w:fldChar w:fldCharType="end"/>
            </w:r>
          </w:hyperlink>
        </w:p>
        <w:p w14:paraId="4C8ADF7A" w14:textId="38DD971A"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69" w:history="1">
            <w:r w:rsidR="00AA0C04" w:rsidRPr="009A266D">
              <w:rPr>
                <w:rStyle w:val="Hyperlink"/>
                <w:noProof/>
                <w:lang w:val="de-DE"/>
              </w:rPr>
              <w:t>3.4</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Implementierung</w:t>
            </w:r>
            <w:r w:rsidR="00AA0C04">
              <w:rPr>
                <w:noProof/>
                <w:webHidden/>
              </w:rPr>
              <w:tab/>
            </w:r>
            <w:r w:rsidR="00AA0C04">
              <w:rPr>
                <w:noProof/>
                <w:webHidden/>
              </w:rPr>
              <w:fldChar w:fldCharType="begin"/>
            </w:r>
            <w:r w:rsidR="00AA0C04">
              <w:rPr>
                <w:noProof/>
                <w:webHidden/>
              </w:rPr>
              <w:instrText xml:space="preserve"> PAGEREF _Toc107911969 \h </w:instrText>
            </w:r>
            <w:r w:rsidR="00AA0C04">
              <w:rPr>
                <w:noProof/>
                <w:webHidden/>
              </w:rPr>
            </w:r>
            <w:r w:rsidR="00AA0C04">
              <w:rPr>
                <w:noProof/>
                <w:webHidden/>
              </w:rPr>
              <w:fldChar w:fldCharType="separate"/>
            </w:r>
            <w:r w:rsidR="00AA0C04">
              <w:rPr>
                <w:noProof/>
                <w:webHidden/>
              </w:rPr>
              <w:t>10</w:t>
            </w:r>
            <w:r w:rsidR="00AA0C04">
              <w:rPr>
                <w:noProof/>
                <w:webHidden/>
              </w:rPr>
              <w:fldChar w:fldCharType="end"/>
            </w:r>
          </w:hyperlink>
        </w:p>
        <w:p w14:paraId="06AC2D08" w14:textId="547DFC89"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70" w:history="1">
            <w:r w:rsidR="00AA0C04" w:rsidRPr="009A266D">
              <w:rPr>
                <w:rStyle w:val="Hyperlink"/>
                <w:noProof/>
                <w:lang w:val="de-DE"/>
              </w:rPr>
              <w:t>3.5</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Test / Qualitätssicherung</w:t>
            </w:r>
            <w:r w:rsidR="00AA0C04">
              <w:rPr>
                <w:noProof/>
                <w:webHidden/>
              </w:rPr>
              <w:tab/>
            </w:r>
            <w:r w:rsidR="00AA0C04">
              <w:rPr>
                <w:noProof/>
                <w:webHidden/>
              </w:rPr>
              <w:fldChar w:fldCharType="begin"/>
            </w:r>
            <w:r w:rsidR="00AA0C04">
              <w:rPr>
                <w:noProof/>
                <w:webHidden/>
              </w:rPr>
              <w:instrText xml:space="preserve"> PAGEREF _Toc107911970 \h </w:instrText>
            </w:r>
            <w:r w:rsidR="00AA0C04">
              <w:rPr>
                <w:noProof/>
                <w:webHidden/>
              </w:rPr>
            </w:r>
            <w:r w:rsidR="00AA0C04">
              <w:rPr>
                <w:noProof/>
                <w:webHidden/>
              </w:rPr>
              <w:fldChar w:fldCharType="separate"/>
            </w:r>
            <w:r w:rsidR="00AA0C04">
              <w:rPr>
                <w:noProof/>
                <w:webHidden/>
              </w:rPr>
              <w:t>11</w:t>
            </w:r>
            <w:r w:rsidR="00AA0C04">
              <w:rPr>
                <w:noProof/>
                <w:webHidden/>
              </w:rPr>
              <w:fldChar w:fldCharType="end"/>
            </w:r>
          </w:hyperlink>
        </w:p>
        <w:p w14:paraId="164839FD" w14:textId="066ACDD9" w:rsidR="00AA0C04" w:rsidRDefault="00000000">
          <w:pPr>
            <w:pStyle w:val="Verzeichnis1"/>
            <w:tabs>
              <w:tab w:val="left" w:pos="440"/>
              <w:tab w:val="right" w:leader="dot" w:pos="9016"/>
            </w:tabs>
            <w:rPr>
              <w:rFonts w:asciiTheme="minorHAnsi" w:eastAsiaTheme="minorEastAsia" w:hAnsiTheme="minorHAnsi" w:cstheme="minorBidi"/>
              <w:noProof/>
              <w:sz w:val="24"/>
              <w:szCs w:val="24"/>
              <w:lang w:val="de-DE" w:eastAsia="de-DE"/>
            </w:rPr>
          </w:pPr>
          <w:hyperlink w:anchor="_Toc107911971" w:history="1">
            <w:r w:rsidR="00AA0C04" w:rsidRPr="009A266D">
              <w:rPr>
                <w:rStyle w:val="Hyperlink"/>
                <w:noProof/>
                <w:lang w:val="de-DE"/>
              </w:rPr>
              <w:t>4.</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Projektabschluss</w:t>
            </w:r>
            <w:r w:rsidR="00AA0C04">
              <w:rPr>
                <w:noProof/>
                <w:webHidden/>
              </w:rPr>
              <w:tab/>
            </w:r>
            <w:r w:rsidR="00AA0C04">
              <w:rPr>
                <w:noProof/>
                <w:webHidden/>
              </w:rPr>
              <w:fldChar w:fldCharType="begin"/>
            </w:r>
            <w:r w:rsidR="00AA0C04">
              <w:rPr>
                <w:noProof/>
                <w:webHidden/>
              </w:rPr>
              <w:instrText xml:space="preserve"> PAGEREF _Toc107911971 \h </w:instrText>
            </w:r>
            <w:r w:rsidR="00AA0C04">
              <w:rPr>
                <w:noProof/>
                <w:webHidden/>
              </w:rPr>
            </w:r>
            <w:r w:rsidR="00AA0C04">
              <w:rPr>
                <w:noProof/>
                <w:webHidden/>
              </w:rPr>
              <w:fldChar w:fldCharType="separate"/>
            </w:r>
            <w:r w:rsidR="00AA0C04">
              <w:rPr>
                <w:noProof/>
                <w:webHidden/>
              </w:rPr>
              <w:t>11</w:t>
            </w:r>
            <w:r w:rsidR="00AA0C04">
              <w:rPr>
                <w:noProof/>
                <w:webHidden/>
              </w:rPr>
              <w:fldChar w:fldCharType="end"/>
            </w:r>
          </w:hyperlink>
        </w:p>
        <w:p w14:paraId="6BE56D95" w14:textId="370B8E04"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72" w:history="1">
            <w:r w:rsidR="00AA0C04" w:rsidRPr="009A266D">
              <w:rPr>
                <w:rStyle w:val="Hyperlink"/>
                <w:noProof/>
                <w:lang w:val="de-DE"/>
              </w:rPr>
              <w:t>4.1</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Soll / IST- Vergleich</w:t>
            </w:r>
            <w:r w:rsidR="00AA0C04">
              <w:rPr>
                <w:noProof/>
                <w:webHidden/>
              </w:rPr>
              <w:tab/>
            </w:r>
            <w:r w:rsidR="00AA0C04">
              <w:rPr>
                <w:noProof/>
                <w:webHidden/>
              </w:rPr>
              <w:fldChar w:fldCharType="begin"/>
            </w:r>
            <w:r w:rsidR="00AA0C04">
              <w:rPr>
                <w:noProof/>
                <w:webHidden/>
              </w:rPr>
              <w:instrText xml:space="preserve"> PAGEREF _Toc107911972 \h </w:instrText>
            </w:r>
            <w:r w:rsidR="00AA0C04">
              <w:rPr>
                <w:noProof/>
                <w:webHidden/>
              </w:rPr>
            </w:r>
            <w:r w:rsidR="00AA0C04">
              <w:rPr>
                <w:noProof/>
                <w:webHidden/>
              </w:rPr>
              <w:fldChar w:fldCharType="separate"/>
            </w:r>
            <w:r w:rsidR="00AA0C04">
              <w:rPr>
                <w:noProof/>
                <w:webHidden/>
              </w:rPr>
              <w:t>11</w:t>
            </w:r>
            <w:r w:rsidR="00AA0C04">
              <w:rPr>
                <w:noProof/>
                <w:webHidden/>
              </w:rPr>
              <w:fldChar w:fldCharType="end"/>
            </w:r>
          </w:hyperlink>
        </w:p>
        <w:p w14:paraId="5BA9E2B1" w14:textId="00A7FDBE"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73" w:history="1">
            <w:r w:rsidR="00AA0C04" w:rsidRPr="009A266D">
              <w:rPr>
                <w:rStyle w:val="Hyperlink"/>
                <w:noProof/>
                <w:lang w:val="de-DE"/>
              </w:rPr>
              <w:t>4.2</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Fazit</w:t>
            </w:r>
            <w:r w:rsidR="00AA0C04">
              <w:rPr>
                <w:noProof/>
                <w:webHidden/>
              </w:rPr>
              <w:tab/>
            </w:r>
            <w:r w:rsidR="00AA0C04">
              <w:rPr>
                <w:noProof/>
                <w:webHidden/>
              </w:rPr>
              <w:fldChar w:fldCharType="begin"/>
            </w:r>
            <w:r w:rsidR="00AA0C04">
              <w:rPr>
                <w:noProof/>
                <w:webHidden/>
              </w:rPr>
              <w:instrText xml:space="preserve"> PAGEREF _Toc107911973 \h </w:instrText>
            </w:r>
            <w:r w:rsidR="00AA0C04">
              <w:rPr>
                <w:noProof/>
                <w:webHidden/>
              </w:rPr>
            </w:r>
            <w:r w:rsidR="00AA0C04">
              <w:rPr>
                <w:noProof/>
                <w:webHidden/>
              </w:rPr>
              <w:fldChar w:fldCharType="separate"/>
            </w:r>
            <w:r w:rsidR="00AA0C04">
              <w:rPr>
                <w:noProof/>
                <w:webHidden/>
              </w:rPr>
              <w:t>12</w:t>
            </w:r>
            <w:r w:rsidR="00AA0C04">
              <w:rPr>
                <w:noProof/>
                <w:webHidden/>
              </w:rPr>
              <w:fldChar w:fldCharType="end"/>
            </w:r>
          </w:hyperlink>
        </w:p>
        <w:p w14:paraId="1F6A79FE" w14:textId="3EB33EC8"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74" w:history="1">
            <w:r w:rsidR="00AA0C04" w:rsidRPr="009A266D">
              <w:rPr>
                <w:rStyle w:val="Hyperlink"/>
                <w:noProof/>
                <w:lang w:val="de-DE"/>
              </w:rPr>
              <w:t>4.3</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Ausblick</w:t>
            </w:r>
            <w:r w:rsidR="00AA0C04">
              <w:rPr>
                <w:noProof/>
                <w:webHidden/>
              </w:rPr>
              <w:tab/>
            </w:r>
            <w:r w:rsidR="00AA0C04">
              <w:rPr>
                <w:noProof/>
                <w:webHidden/>
              </w:rPr>
              <w:fldChar w:fldCharType="begin"/>
            </w:r>
            <w:r w:rsidR="00AA0C04">
              <w:rPr>
                <w:noProof/>
                <w:webHidden/>
              </w:rPr>
              <w:instrText xml:space="preserve"> PAGEREF _Toc107911974 \h </w:instrText>
            </w:r>
            <w:r w:rsidR="00AA0C04">
              <w:rPr>
                <w:noProof/>
                <w:webHidden/>
              </w:rPr>
            </w:r>
            <w:r w:rsidR="00AA0C04">
              <w:rPr>
                <w:noProof/>
                <w:webHidden/>
              </w:rPr>
              <w:fldChar w:fldCharType="separate"/>
            </w:r>
            <w:r w:rsidR="00AA0C04">
              <w:rPr>
                <w:noProof/>
                <w:webHidden/>
              </w:rPr>
              <w:t>12</w:t>
            </w:r>
            <w:r w:rsidR="00AA0C04">
              <w:rPr>
                <w:noProof/>
                <w:webHidden/>
              </w:rPr>
              <w:fldChar w:fldCharType="end"/>
            </w:r>
          </w:hyperlink>
        </w:p>
        <w:p w14:paraId="52D6C902" w14:textId="0D9425B7" w:rsidR="00AA0C04" w:rsidRDefault="00000000">
          <w:pPr>
            <w:pStyle w:val="Verzeichnis1"/>
            <w:tabs>
              <w:tab w:val="left" w:pos="440"/>
              <w:tab w:val="right" w:leader="dot" w:pos="9016"/>
            </w:tabs>
            <w:rPr>
              <w:rFonts w:asciiTheme="minorHAnsi" w:eastAsiaTheme="minorEastAsia" w:hAnsiTheme="minorHAnsi" w:cstheme="minorBidi"/>
              <w:noProof/>
              <w:sz w:val="24"/>
              <w:szCs w:val="24"/>
              <w:lang w:val="de-DE" w:eastAsia="de-DE"/>
            </w:rPr>
          </w:pPr>
          <w:hyperlink w:anchor="_Toc107911975" w:history="1">
            <w:r w:rsidR="00AA0C04" w:rsidRPr="009A266D">
              <w:rPr>
                <w:rStyle w:val="Hyperlink"/>
                <w:noProof/>
                <w:lang w:val="de-DE"/>
              </w:rPr>
              <w:t>5.</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Quellenverzeichnis</w:t>
            </w:r>
            <w:r w:rsidR="00AA0C04">
              <w:rPr>
                <w:noProof/>
                <w:webHidden/>
              </w:rPr>
              <w:tab/>
            </w:r>
            <w:r w:rsidR="00AA0C04">
              <w:rPr>
                <w:noProof/>
                <w:webHidden/>
              </w:rPr>
              <w:fldChar w:fldCharType="begin"/>
            </w:r>
            <w:r w:rsidR="00AA0C04">
              <w:rPr>
                <w:noProof/>
                <w:webHidden/>
              </w:rPr>
              <w:instrText xml:space="preserve"> PAGEREF _Toc107911975 \h </w:instrText>
            </w:r>
            <w:r w:rsidR="00AA0C04">
              <w:rPr>
                <w:noProof/>
                <w:webHidden/>
              </w:rPr>
            </w:r>
            <w:r w:rsidR="00AA0C04">
              <w:rPr>
                <w:noProof/>
                <w:webHidden/>
              </w:rPr>
              <w:fldChar w:fldCharType="separate"/>
            </w:r>
            <w:r w:rsidR="00AA0C04">
              <w:rPr>
                <w:noProof/>
                <w:webHidden/>
              </w:rPr>
              <w:t>13</w:t>
            </w:r>
            <w:r w:rsidR="00AA0C04">
              <w:rPr>
                <w:noProof/>
                <w:webHidden/>
              </w:rPr>
              <w:fldChar w:fldCharType="end"/>
            </w:r>
          </w:hyperlink>
        </w:p>
        <w:p w14:paraId="14EA335C" w14:textId="5EC3626C"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76" w:history="1">
            <w:r w:rsidR="00AA0C04" w:rsidRPr="009A266D">
              <w:rPr>
                <w:rStyle w:val="Hyperlink"/>
                <w:noProof/>
                <w:lang w:val="de-DE"/>
              </w:rPr>
              <w:t>5.1</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Abbildungsverzeichnis</w:t>
            </w:r>
            <w:r w:rsidR="00AA0C04">
              <w:rPr>
                <w:noProof/>
                <w:webHidden/>
              </w:rPr>
              <w:tab/>
            </w:r>
            <w:r w:rsidR="00AA0C04">
              <w:rPr>
                <w:noProof/>
                <w:webHidden/>
              </w:rPr>
              <w:fldChar w:fldCharType="begin"/>
            </w:r>
            <w:r w:rsidR="00AA0C04">
              <w:rPr>
                <w:noProof/>
                <w:webHidden/>
              </w:rPr>
              <w:instrText xml:space="preserve"> PAGEREF _Toc107911976 \h </w:instrText>
            </w:r>
            <w:r w:rsidR="00AA0C04">
              <w:rPr>
                <w:noProof/>
                <w:webHidden/>
              </w:rPr>
            </w:r>
            <w:r w:rsidR="00AA0C04">
              <w:rPr>
                <w:noProof/>
                <w:webHidden/>
              </w:rPr>
              <w:fldChar w:fldCharType="separate"/>
            </w:r>
            <w:r w:rsidR="00AA0C04">
              <w:rPr>
                <w:noProof/>
                <w:webHidden/>
              </w:rPr>
              <w:t>13</w:t>
            </w:r>
            <w:r w:rsidR="00AA0C04">
              <w:rPr>
                <w:noProof/>
                <w:webHidden/>
              </w:rPr>
              <w:fldChar w:fldCharType="end"/>
            </w:r>
          </w:hyperlink>
        </w:p>
        <w:p w14:paraId="77C11DE5" w14:textId="75630ABC"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77" w:history="1">
            <w:r w:rsidR="00AA0C04" w:rsidRPr="009A266D">
              <w:rPr>
                <w:rStyle w:val="Hyperlink"/>
                <w:noProof/>
                <w:lang w:val="de-DE"/>
              </w:rPr>
              <w:t>5.2</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Tabellenverzeichnis</w:t>
            </w:r>
            <w:r w:rsidR="00AA0C04">
              <w:rPr>
                <w:noProof/>
                <w:webHidden/>
              </w:rPr>
              <w:tab/>
            </w:r>
            <w:r w:rsidR="00AA0C04">
              <w:rPr>
                <w:noProof/>
                <w:webHidden/>
              </w:rPr>
              <w:fldChar w:fldCharType="begin"/>
            </w:r>
            <w:r w:rsidR="00AA0C04">
              <w:rPr>
                <w:noProof/>
                <w:webHidden/>
              </w:rPr>
              <w:instrText xml:space="preserve"> PAGEREF _Toc107911977 \h </w:instrText>
            </w:r>
            <w:r w:rsidR="00AA0C04">
              <w:rPr>
                <w:noProof/>
                <w:webHidden/>
              </w:rPr>
            </w:r>
            <w:r w:rsidR="00AA0C04">
              <w:rPr>
                <w:noProof/>
                <w:webHidden/>
              </w:rPr>
              <w:fldChar w:fldCharType="separate"/>
            </w:r>
            <w:r w:rsidR="00AA0C04">
              <w:rPr>
                <w:noProof/>
                <w:webHidden/>
              </w:rPr>
              <w:t>13</w:t>
            </w:r>
            <w:r w:rsidR="00AA0C04">
              <w:rPr>
                <w:noProof/>
                <w:webHidden/>
              </w:rPr>
              <w:fldChar w:fldCharType="end"/>
            </w:r>
          </w:hyperlink>
        </w:p>
        <w:p w14:paraId="46A4D35A" w14:textId="29836146"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78" w:history="1">
            <w:r w:rsidR="00AA0C04" w:rsidRPr="009A266D">
              <w:rPr>
                <w:rStyle w:val="Hyperlink"/>
                <w:noProof/>
                <w:lang w:val="de-DE"/>
              </w:rPr>
              <w:t>5.3</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Glossar</w:t>
            </w:r>
            <w:r w:rsidR="00AA0C04">
              <w:rPr>
                <w:noProof/>
                <w:webHidden/>
              </w:rPr>
              <w:tab/>
            </w:r>
            <w:r w:rsidR="00AA0C04">
              <w:rPr>
                <w:noProof/>
                <w:webHidden/>
              </w:rPr>
              <w:fldChar w:fldCharType="begin"/>
            </w:r>
            <w:r w:rsidR="00AA0C04">
              <w:rPr>
                <w:noProof/>
                <w:webHidden/>
              </w:rPr>
              <w:instrText xml:space="preserve"> PAGEREF _Toc107911978 \h </w:instrText>
            </w:r>
            <w:r w:rsidR="00AA0C04">
              <w:rPr>
                <w:noProof/>
                <w:webHidden/>
              </w:rPr>
            </w:r>
            <w:r w:rsidR="00AA0C04">
              <w:rPr>
                <w:noProof/>
                <w:webHidden/>
              </w:rPr>
              <w:fldChar w:fldCharType="separate"/>
            </w:r>
            <w:r w:rsidR="00AA0C04">
              <w:rPr>
                <w:noProof/>
                <w:webHidden/>
              </w:rPr>
              <w:t>13</w:t>
            </w:r>
            <w:r w:rsidR="00AA0C04">
              <w:rPr>
                <w:noProof/>
                <w:webHidden/>
              </w:rPr>
              <w:fldChar w:fldCharType="end"/>
            </w:r>
          </w:hyperlink>
        </w:p>
        <w:p w14:paraId="3C4CF298" w14:textId="07CC31FB" w:rsidR="00AA0C04" w:rsidRDefault="00000000">
          <w:pPr>
            <w:pStyle w:val="Verzeichnis1"/>
            <w:tabs>
              <w:tab w:val="left" w:pos="440"/>
              <w:tab w:val="right" w:leader="dot" w:pos="9016"/>
            </w:tabs>
            <w:rPr>
              <w:rFonts w:asciiTheme="minorHAnsi" w:eastAsiaTheme="minorEastAsia" w:hAnsiTheme="minorHAnsi" w:cstheme="minorBidi"/>
              <w:noProof/>
              <w:sz w:val="24"/>
              <w:szCs w:val="24"/>
              <w:lang w:val="de-DE" w:eastAsia="de-DE"/>
            </w:rPr>
          </w:pPr>
          <w:hyperlink w:anchor="_Toc107911979" w:history="1">
            <w:r w:rsidR="00AA0C04" w:rsidRPr="009A266D">
              <w:rPr>
                <w:rStyle w:val="Hyperlink"/>
                <w:noProof/>
                <w:lang w:val="de-DE"/>
              </w:rPr>
              <w:t>6.</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Anhang</w:t>
            </w:r>
            <w:r w:rsidR="00AA0C04">
              <w:rPr>
                <w:noProof/>
                <w:webHidden/>
              </w:rPr>
              <w:tab/>
            </w:r>
            <w:r w:rsidR="00AA0C04">
              <w:rPr>
                <w:noProof/>
                <w:webHidden/>
              </w:rPr>
              <w:fldChar w:fldCharType="begin"/>
            </w:r>
            <w:r w:rsidR="00AA0C04">
              <w:rPr>
                <w:noProof/>
                <w:webHidden/>
              </w:rPr>
              <w:instrText xml:space="preserve"> PAGEREF _Toc107911979 \h </w:instrText>
            </w:r>
            <w:r w:rsidR="00AA0C04">
              <w:rPr>
                <w:noProof/>
                <w:webHidden/>
              </w:rPr>
            </w:r>
            <w:r w:rsidR="00AA0C04">
              <w:rPr>
                <w:noProof/>
                <w:webHidden/>
              </w:rPr>
              <w:fldChar w:fldCharType="separate"/>
            </w:r>
            <w:r w:rsidR="00AA0C04">
              <w:rPr>
                <w:noProof/>
                <w:webHidden/>
              </w:rPr>
              <w:t>15</w:t>
            </w:r>
            <w:r w:rsidR="00AA0C04">
              <w:rPr>
                <w:noProof/>
                <w:webHidden/>
              </w:rPr>
              <w:fldChar w:fldCharType="end"/>
            </w:r>
          </w:hyperlink>
        </w:p>
        <w:p w14:paraId="6F039552" w14:textId="5A70D134" w:rsidR="00AA0C04" w:rsidRDefault="00000000">
          <w:pPr>
            <w:pStyle w:val="Verzeichnis2"/>
            <w:tabs>
              <w:tab w:val="left" w:pos="960"/>
              <w:tab w:val="right" w:leader="dot" w:pos="9016"/>
            </w:tabs>
            <w:rPr>
              <w:rFonts w:asciiTheme="minorHAnsi" w:eastAsiaTheme="minorEastAsia" w:hAnsiTheme="minorHAnsi" w:cstheme="minorBidi"/>
              <w:noProof/>
              <w:sz w:val="24"/>
              <w:szCs w:val="24"/>
              <w:lang w:val="de-DE" w:eastAsia="de-DE"/>
            </w:rPr>
          </w:pPr>
          <w:hyperlink w:anchor="_Toc107911980" w:history="1">
            <w:r w:rsidR="00AA0C04" w:rsidRPr="009A266D">
              <w:rPr>
                <w:rStyle w:val="Hyperlink"/>
                <w:noProof/>
                <w:lang w:val="de-DE"/>
              </w:rPr>
              <w:t>6.1</w:t>
            </w:r>
            <w:r w:rsidR="00AA0C04">
              <w:rPr>
                <w:rFonts w:asciiTheme="minorHAnsi" w:eastAsiaTheme="minorEastAsia" w:hAnsiTheme="minorHAnsi" w:cstheme="minorBidi"/>
                <w:noProof/>
                <w:sz w:val="24"/>
                <w:szCs w:val="24"/>
                <w:lang w:val="de-DE" w:eastAsia="de-DE"/>
              </w:rPr>
              <w:tab/>
            </w:r>
            <w:r w:rsidR="00AA0C04" w:rsidRPr="009A266D">
              <w:rPr>
                <w:rStyle w:val="Hyperlink"/>
                <w:noProof/>
                <w:lang w:val="de-DE"/>
              </w:rPr>
              <w:t>Userstories und Anforderungen</w:t>
            </w:r>
            <w:r w:rsidR="00AA0C04">
              <w:rPr>
                <w:noProof/>
                <w:webHidden/>
              </w:rPr>
              <w:tab/>
            </w:r>
            <w:r w:rsidR="00AA0C04">
              <w:rPr>
                <w:noProof/>
                <w:webHidden/>
              </w:rPr>
              <w:fldChar w:fldCharType="begin"/>
            </w:r>
            <w:r w:rsidR="00AA0C04">
              <w:rPr>
                <w:noProof/>
                <w:webHidden/>
              </w:rPr>
              <w:instrText xml:space="preserve"> PAGEREF _Toc107911980 \h </w:instrText>
            </w:r>
            <w:r w:rsidR="00AA0C04">
              <w:rPr>
                <w:noProof/>
                <w:webHidden/>
              </w:rPr>
            </w:r>
            <w:r w:rsidR="00AA0C04">
              <w:rPr>
                <w:noProof/>
                <w:webHidden/>
              </w:rPr>
              <w:fldChar w:fldCharType="separate"/>
            </w:r>
            <w:r w:rsidR="00AA0C04">
              <w:rPr>
                <w:noProof/>
                <w:webHidden/>
              </w:rPr>
              <w:t>15</w:t>
            </w:r>
            <w:r w:rsidR="00AA0C04">
              <w:rPr>
                <w:noProof/>
                <w:webHidden/>
              </w:rPr>
              <w:fldChar w:fldCharType="end"/>
            </w:r>
          </w:hyperlink>
        </w:p>
        <w:p w14:paraId="77845E66" w14:textId="66B0F4AC" w:rsidR="00AA0C04" w:rsidRDefault="00000000">
          <w:pPr>
            <w:pStyle w:val="Verzeichnis3"/>
            <w:tabs>
              <w:tab w:val="right" w:leader="dot" w:pos="9016"/>
            </w:tabs>
            <w:rPr>
              <w:rFonts w:cstheme="minorBidi"/>
              <w:noProof/>
              <w:sz w:val="24"/>
              <w:szCs w:val="24"/>
              <w:lang w:eastAsia="de-DE"/>
            </w:rPr>
          </w:pPr>
          <w:hyperlink w:anchor="_Toc107911981" w:history="1">
            <w:r w:rsidR="00AA0C04" w:rsidRPr="009A266D">
              <w:rPr>
                <w:rStyle w:val="Hyperlink"/>
                <w:noProof/>
              </w:rPr>
              <w:t>Userstories</w:t>
            </w:r>
            <w:r w:rsidR="00AA0C04">
              <w:rPr>
                <w:noProof/>
                <w:webHidden/>
              </w:rPr>
              <w:tab/>
            </w:r>
            <w:r w:rsidR="00AA0C04">
              <w:rPr>
                <w:noProof/>
                <w:webHidden/>
              </w:rPr>
              <w:fldChar w:fldCharType="begin"/>
            </w:r>
            <w:r w:rsidR="00AA0C04">
              <w:rPr>
                <w:noProof/>
                <w:webHidden/>
              </w:rPr>
              <w:instrText xml:space="preserve"> PAGEREF _Toc107911981 \h </w:instrText>
            </w:r>
            <w:r w:rsidR="00AA0C04">
              <w:rPr>
                <w:noProof/>
                <w:webHidden/>
              </w:rPr>
            </w:r>
            <w:r w:rsidR="00AA0C04">
              <w:rPr>
                <w:noProof/>
                <w:webHidden/>
              </w:rPr>
              <w:fldChar w:fldCharType="separate"/>
            </w:r>
            <w:r w:rsidR="00AA0C04">
              <w:rPr>
                <w:noProof/>
                <w:webHidden/>
              </w:rPr>
              <w:t>15</w:t>
            </w:r>
            <w:r w:rsidR="00AA0C04">
              <w:rPr>
                <w:noProof/>
                <w:webHidden/>
              </w:rPr>
              <w:fldChar w:fldCharType="end"/>
            </w:r>
          </w:hyperlink>
        </w:p>
        <w:p w14:paraId="2C2679C0" w14:textId="74CCE225" w:rsidR="00AA0C04" w:rsidRDefault="00000000">
          <w:pPr>
            <w:pStyle w:val="Verzeichnis3"/>
            <w:tabs>
              <w:tab w:val="right" w:leader="dot" w:pos="9016"/>
            </w:tabs>
            <w:rPr>
              <w:rFonts w:cstheme="minorBidi"/>
              <w:noProof/>
              <w:sz w:val="24"/>
              <w:szCs w:val="24"/>
              <w:lang w:eastAsia="de-DE"/>
            </w:rPr>
          </w:pPr>
          <w:hyperlink w:anchor="_Toc107911982" w:history="1">
            <w:r w:rsidR="00AA0C04" w:rsidRPr="009A266D">
              <w:rPr>
                <w:rStyle w:val="Hyperlink"/>
                <w:noProof/>
              </w:rPr>
              <w:t>Weitere Anforderungen (Stichpunkte):</w:t>
            </w:r>
            <w:r w:rsidR="00AA0C04">
              <w:rPr>
                <w:noProof/>
                <w:webHidden/>
              </w:rPr>
              <w:tab/>
            </w:r>
            <w:r w:rsidR="00AA0C04">
              <w:rPr>
                <w:noProof/>
                <w:webHidden/>
              </w:rPr>
              <w:fldChar w:fldCharType="begin"/>
            </w:r>
            <w:r w:rsidR="00AA0C04">
              <w:rPr>
                <w:noProof/>
                <w:webHidden/>
              </w:rPr>
              <w:instrText xml:space="preserve"> PAGEREF _Toc107911982 \h </w:instrText>
            </w:r>
            <w:r w:rsidR="00AA0C04">
              <w:rPr>
                <w:noProof/>
                <w:webHidden/>
              </w:rPr>
            </w:r>
            <w:r w:rsidR="00AA0C04">
              <w:rPr>
                <w:noProof/>
                <w:webHidden/>
              </w:rPr>
              <w:fldChar w:fldCharType="separate"/>
            </w:r>
            <w:r w:rsidR="00AA0C04">
              <w:rPr>
                <w:noProof/>
                <w:webHidden/>
              </w:rPr>
              <w:t>16</w:t>
            </w:r>
            <w:r w:rsidR="00AA0C04">
              <w:rPr>
                <w:noProof/>
                <w:webHidden/>
              </w:rPr>
              <w:fldChar w:fldCharType="end"/>
            </w:r>
          </w:hyperlink>
        </w:p>
        <w:p w14:paraId="3DA851EB" w14:textId="5B19769E" w:rsidR="00634DC1" w:rsidRPr="00816204" w:rsidRDefault="00634DC1">
          <w:pPr>
            <w:rPr>
              <w:color w:val="000000" w:themeColor="text1"/>
            </w:rPr>
          </w:pPr>
          <w:r w:rsidRPr="00816204">
            <w:rPr>
              <w:b/>
              <w:bCs/>
              <w:color w:val="000000" w:themeColor="text1"/>
            </w:rPr>
            <w:fldChar w:fldCharType="end"/>
          </w:r>
        </w:p>
      </w:sdtContent>
    </w:sdt>
    <w:p w14:paraId="52044C18" w14:textId="77777777" w:rsidR="00634DC1" w:rsidRPr="00816204" w:rsidRDefault="00634DC1" w:rsidP="00634DC1">
      <w:pPr>
        <w:widowControl/>
        <w:autoSpaceDE/>
        <w:autoSpaceDN/>
        <w:spacing w:after="160" w:line="259" w:lineRule="auto"/>
        <w:rPr>
          <w:color w:val="000000" w:themeColor="text1"/>
          <w:lang w:val="de-DE"/>
        </w:rPr>
        <w:sectPr w:rsidR="00634DC1" w:rsidRPr="00816204" w:rsidSect="00347ED1">
          <w:pgSz w:w="11906" w:h="16838"/>
          <w:pgMar w:top="1440" w:right="1440" w:bottom="1440" w:left="1440" w:header="708" w:footer="708" w:gutter="0"/>
          <w:pgNumType w:fmt="numberInDash"/>
          <w:cols w:space="708"/>
          <w:docGrid w:linePitch="360"/>
        </w:sectPr>
      </w:pPr>
    </w:p>
    <w:p w14:paraId="16B4DBDC" w14:textId="7C87E4D5" w:rsidR="0036356D" w:rsidRDefault="00634DC1" w:rsidP="00885F2C">
      <w:pPr>
        <w:pStyle w:val="berschrift1"/>
        <w:numPr>
          <w:ilvl w:val="0"/>
          <w:numId w:val="12"/>
        </w:numPr>
        <w:spacing w:line="360" w:lineRule="auto"/>
        <w:jc w:val="both"/>
        <w:rPr>
          <w:rFonts w:ascii="VW Text" w:hAnsi="VW Text"/>
          <w:color w:val="000000" w:themeColor="text1"/>
          <w:lang w:val="de-DE"/>
        </w:rPr>
      </w:pPr>
      <w:bookmarkStart w:id="1" w:name="_Toc62063748"/>
      <w:bookmarkStart w:id="2" w:name="_Toc107911963"/>
      <w:r w:rsidRPr="00816204">
        <w:rPr>
          <w:rFonts w:ascii="VW Text" w:hAnsi="VW Text"/>
          <w:color w:val="000000" w:themeColor="text1"/>
          <w:lang w:val="de-DE"/>
        </w:rPr>
        <w:lastRenderedPageBreak/>
        <w:t>Projektdefinition</w:t>
      </w:r>
      <w:bookmarkEnd w:id="1"/>
      <w:bookmarkEnd w:id="2"/>
    </w:p>
    <w:p w14:paraId="481C30C6" w14:textId="15518233" w:rsidR="00885F2C" w:rsidRDefault="00885F2C" w:rsidP="00885F2C">
      <w:pPr>
        <w:rPr>
          <w:lang w:val="de-DE"/>
        </w:rPr>
      </w:pPr>
    </w:p>
    <w:p w14:paraId="658F7F75" w14:textId="621F4318" w:rsidR="00885F2C" w:rsidRDefault="00885F2C" w:rsidP="00DE0257">
      <w:pPr>
        <w:spacing w:line="360" w:lineRule="auto"/>
        <w:jc w:val="both"/>
        <w:rPr>
          <w:color w:val="000000" w:themeColor="text1"/>
          <w:sz w:val="24"/>
          <w:szCs w:val="24"/>
          <w:lang w:val="de-DE"/>
        </w:rPr>
      </w:pPr>
      <w:r>
        <w:rPr>
          <w:color w:val="000000" w:themeColor="text1"/>
          <w:sz w:val="24"/>
          <w:szCs w:val="24"/>
          <w:lang w:val="de-DE"/>
        </w:rPr>
        <w:t xml:space="preserve">Ziel dieser Projektarbeit ist </w:t>
      </w:r>
      <w:r w:rsidR="0020504C">
        <w:rPr>
          <w:color w:val="000000" w:themeColor="text1"/>
          <w:sz w:val="24"/>
          <w:szCs w:val="24"/>
          <w:lang w:val="de-DE"/>
        </w:rPr>
        <w:t xml:space="preserve">die </w:t>
      </w:r>
      <w:proofErr w:type="spellStart"/>
      <w:r w:rsidR="0020504C">
        <w:rPr>
          <w:color w:val="000000" w:themeColor="text1"/>
          <w:sz w:val="24"/>
          <w:szCs w:val="24"/>
          <w:lang w:val="de-DE"/>
        </w:rPr>
        <w:t>Ertellung</w:t>
      </w:r>
      <w:proofErr w:type="spellEnd"/>
      <w:r w:rsidR="0020504C">
        <w:rPr>
          <w:color w:val="000000" w:themeColor="text1"/>
          <w:sz w:val="24"/>
          <w:szCs w:val="24"/>
          <w:lang w:val="de-DE"/>
        </w:rPr>
        <w:t xml:space="preserve"> einer Software</w:t>
      </w:r>
      <w:r>
        <w:rPr>
          <w:color w:val="000000" w:themeColor="text1"/>
          <w:sz w:val="24"/>
          <w:szCs w:val="24"/>
          <w:lang w:val="de-DE"/>
        </w:rPr>
        <w:t xml:space="preserve"> </w:t>
      </w:r>
      <w:r w:rsidR="0020504C">
        <w:rPr>
          <w:color w:val="000000" w:themeColor="text1"/>
          <w:sz w:val="24"/>
          <w:szCs w:val="24"/>
          <w:lang w:val="de-DE"/>
        </w:rPr>
        <w:t xml:space="preserve">zur </w:t>
      </w:r>
      <w:r w:rsidR="0020504C" w:rsidRPr="0020504C">
        <w:rPr>
          <w:color w:val="000000" w:themeColor="text1"/>
          <w:sz w:val="24"/>
          <w:szCs w:val="24"/>
          <w:lang w:val="de-DE"/>
        </w:rPr>
        <w:t>Verwaltung und Simulation von Produktionsstraßen</w:t>
      </w:r>
      <w:r>
        <w:rPr>
          <w:color w:val="000000" w:themeColor="text1"/>
          <w:sz w:val="24"/>
          <w:szCs w:val="24"/>
          <w:lang w:val="de-DE"/>
        </w:rPr>
        <w:t xml:space="preserve"> </w:t>
      </w:r>
      <w:r w:rsidR="002B2522">
        <w:rPr>
          <w:color w:val="000000" w:themeColor="text1"/>
          <w:sz w:val="24"/>
          <w:szCs w:val="24"/>
          <w:lang w:val="de-DE"/>
        </w:rPr>
        <w:t xml:space="preserve">in Form eines JavaFX- oder </w:t>
      </w:r>
      <w:proofErr w:type="spellStart"/>
      <w:r w:rsidR="002B2522">
        <w:rPr>
          <w:color w:val="000000" w:themeColor="text1"/>
          <w:sz w:val="24"/>
          <w:szCs w:val="24"/>
          <w:lang w:val="de-DE"/>
        </w:rPr>
        <w:t>React</w:t>
      </w:r>
      <w:proofErr w:type="spellEnd"/>
      <w:r w:rsidR="002B2522">
        <w:rPr>
          <w:color w:val="000000" w:themeColor="text1"/>
          <w:sz w:val="24"/>
          <w:szCs w:val="24"/>
          <w:lang w:val="de-DE"/>
        </w:rPr>
        <w:t>- Clients</w:t>
      </w:r>
      <w:r w:rsidR="008F17E0">
        <w:rPr>
          <w:color w:val="000000" w:themeColor="text1"/>
          <w:sz w:val="24"/>
          <w:szCs w:val="24"/>
          <w:lang w:val="de-DE"/>
        </w:rPr>
        <w:t>,</w:t>
      </w:r>
      <w:r w:rsidR="002B2522">
        <w:rPr>
          <w:color w:val="000000" w:themeColor="text1"/>
          <w:sz w:val="24"/>
          <w:szCs w:val="24"/>
          <w:lang w:val="de-DE"/>
        </w:rPr>
        <w:t xml:space="preserve"> </w:t>
      </w:r>
      <w:r>
        <w:rPr>
          <w:color w:val="000000" w:themeColor="text1"/>
          <w:sz w:val="24"/>
          <w:szCs w:val="24"/>
          <w:lang w:val="de-DE"/>
        </w:rPr>
        <w:t xml:space="preserve">der dem Kunden </w:t>
      </w:r>
      <w:r w:rsidR="0020504C">
        <w:rPr>
          <w:color w:val="000000" w:themeColor="text1"/>
          <w:sz w:val="24"/>
          <w:szCs w:val="24"/>
          <w:lang w:val="de-DE"/>
        </w:rPr>
        <w:t xml:space="preserve">die Möglichkeit </w:t>
      </w:r>
      <w:proofErr w:type="gramStart"/>
      <w:r w:rsidR="0020504C">
        <w:rPr>
          <w:color w:val="000000" w:themeColor="text1"/>
          <w:sz w:val="24"/>
          <w:szCs w:val="24"/>
          <w:lang w:val="de-DE"/>
        </w:rPr>
        <w:t>gibt</w:t>
      </w:r>
      <w:proofErr w:type="gramEnd"/>
      <w:r w:rsidR="0020504C">
        <w:rPr>
          <w:color w:val="000000" w:themeColor="text1"/>
          <w:sz w:val="24"/>
          <w:szCs w:val="24"/>
          <w:lang w:val="de-DE"/>
        </w:rPr>
        <w:t xml:space="preserve"> die Fertigstellung eines beliebigen Autos zu simulieren.</w:t>
      </w:r>
      <w:r>
        <w:rPr>
          <w:color w:val="000000" w:themeColor="text1"/>
          <w:sz w:val="24"/>
          <w:szCs w:val="24"/>
          <w:lang w:val="de-DE"/>
        </w:rPr>
        <w:t xml:space="preserve"> </w:t>
      </w:r>
      <w:r w:rsidR="002B2522" w:rsidRPr="002B2522">
        <w:rPr>
          <w:color w:val="000000" w:themeColor="text1"/>
          <w:sz w:val="24"/>
          <w:szCs w:val="24"/>
          <w:lang w:val="de-DE"/>
        </w:rPr>
        <w:t>Die Software soll in einer wartbaren und verständlichen Architektur aufgebaut werden, die sich,</w:t>
      </w:r>
      <w:r w:rsidR="008F17E0">
        <w:rPr>
          <w:color w:val="000000" w:themeColor="text1"/>
          <w:sz w:val="24"/>
          <w:szCs w:val="24"/>
          <w:lang w:val="de-DE"/>
        </w:rPr>
        <w:t xml:space="preserve"> </w:t>
      </w:r>
      <w:r w:rsidR="002B2522" w:rsidRPr="002B2522">
        <w:rPr>
          <w:color w:val="000000" w:themeColor="text1"/>
          <w:sz w:val="24"/>
          <w:szCs w:val="24"/>
          <w:lang w:val="de-DE"/>
        </w:rPr>
        <w:t>sofern möglich, am MVC-Modell und einer Client-Server-Architektur mit Spring Boot im Backend</w:t>
      </w:r>
      <w:r w:rsidR="002B2522">
        <w:rPr>
          <w:color w:val="000000" w:themeColor="text1"/>
          <w:sz w:val="24"/>
          <w:szCs w:val="24"/>
          <w:lang w:val="de-DE"/>
        </w:rPr>
        <w:t xml:space="preserve"> </w:t>
      </w:r>
      <w:r w:rsidR="002B2522" w:rsidRPr="002B2522">
        <w:rPr>
          <w:color w:val="000000" w:themeColor="text1"/>
          <w:sz w:val="24"/>
          <w:szCs w:val="24"/>
          <w:lang w:val="de-DE"/>
        </w:rPr>
        <w:t>orientiert.</w:t>
      </w:r>
      <w:r w:rsidR="00DE0257">
        <w:rPr>
          <w:color w:val="000000" w:themeColor="text1"/>
          <w:sz w:val="24"/>
          <w:szCs w:val="24"/>
          <w:lang w:val="de-DE"/>
        </w:rPr>
        <w:t xml:space="preserve"> </w:t>
      </w:r>
      <w:r w:rsidR="00DE0257" w:rsidRPr="00DE0257">
        <w:rPr>
          <w:color w:val="000000" w:themeColor="text1"/>
          <w:sz w:val="24"/>
          <w:szCs w:val="24"/>
          <w:lang w:val="de-DE"/>
        </w:rPr>
        <w:t xml:space="preserve">Die Daten zu </w:t>
      </w:r>
      <w:r w:rsidR="0020504C">
        <w:rPr>
          <w:color w:val="000000" w:themeColor="text1"/>
          <w:sz w:val="24"/>
          <w:szCs w:val="24"/>
          <w:lang w:val="de-DE"/>
        </w:rPr>
        <w:t>den Produktionsstraßen sowie den Akteuren (Roboter, Stationen und Mitarbeiter)</w:t>
      </w:r>
      <w:r w:rsidR="00DE0257" w:rsidRPr="00DE0257">
        <w:rPr>
          <w:color w:val="000000" w:themeColor="text1"/>
          <w:sz w:val="24"/>
          <w:szCs w:val="24"/>
          <w:lang w:val="de-DE"/>
        </w:rPr>
        <w:t xml:space="preserve"> sollen in einer passenden Datenbank in Azure abgelegt</w:t>
      </w:r>
      <w:r w:rsidR="00DE0257">
        <w:rPr>
          <w:color w:val="000000" w:themeColor="text1"/>
          <w:sz w:val="24"/>
          <w:szCs w:val="24"/>
          <w:lang w:val="de-DE"/>
        </w:rPr>
        <w:t xml:space="preserve"> </w:t>
      </w:r>
      <w:r w:rsidR="00DE0257" w:rsidRPr="00DE0257">
        <w:rPr>
          <w:color w:val="000000" w:themeColor="text1"/>
          <w:sz w:val="24"/>
          <w:szCs w:val="24"/>
          <w:lang w:val="de-DE"/>
        </w:rPr>
        <w:t>werden</w:t>
      </w:r>
      <w:r w:rsidR="0020504C">
        <w:rPr>
          <w:color w:val="000000" w:themeColor="text1"/>
          <w:sz w:val="24"/>
          <w:szCs w:val="24"/>
          <w:lang w:val="de-DE"/>
        </w:rPr>
        <w:t xml:space="preserve">. Die Simulation soll im Backend stattfinden und, sobald </w:t>
      </w:r>
      <w:r w:rsidR="002C63FC">
        <w:rPr>
          <w:color w:val="000000" w:themeColor="text1"/>
          <w:sz w:val="24"/>
          <w:szCs w:val="24"/>
          <w:lang w:val="de-DE"/>
        </w:rPr>
        <w:t>sie gestartet ist, unabhängig vom Frontend Fahrzeuge produzieren.</w:t>
      </w:r>
    </w:p>
    <w:p w14:paraId="7F3F0CF0" w14:textId="77777777" w:rsidR="00C24BAB" w:rsidRPr="00816204" w:rsidRDefault="00C24BAB" w:rsidP="0013175E">
      <w:pPr>
        <w:pStyle w:val="berschrift2"/>
        <w:spacing w:line="360" w:lineRule="auto"/>
        <w:jc w:val="both"/>
        <w:rPr>
          <w:rFonts w:ascii="VW Text" w:eastAsia="VW Text" w:hAnsi="VW Text" w:cs="VW Text"/>
          <w:color w:val="000000" w:themeColor="text1"/>
          <w:sz w:val="24"/>
          <w:szCs w:val="24"/>
          <w:lang w:val="de-DE"/>
        </w:rPr>
      </w:pPr>
      <w:bookmarkStart w:id="3" w:name="_Toc62063749"/>
    </w:p>
    <w:p w14:paraId="2762E4B6" w14:textId="783550D8" w:rsidR="00786081" w:rsidRPr="00816204" w:rsidRDefault="00634DC1" w:rsidP="00786081">
      <w:pPr>
        <w:pStyle w:val="berschrift1"/>
        <w:spacing w:line="360" w:lineRule="auto"/>
        <w:jc w:val="both"/>
        <w:rPr>
          <w:rFonts w:ascii="VW Text" w:hAnsi="VW Text"/>
          <w:color w:val="000000" w:themeColor="text1"/>
          <w:lang w:val="de-DE"/>
        </w:rPr>
      </w:pPr>
      <w:bookmarkStart w:id="4" w:name="_Toc62063750"/>
      <w:bookmarkStart w:id="5" w:name="_Toc107911964"/>
      <w:bookmarkEnd w:id="3"/>
      <w:r w:rsidRPr="00816204">
        <w:rPr>
          <w:rFonts w:ascii="VW Text" w:hAnsi="VW Text"/>
          <w:color w:val="000000" w:themeColor="text1"/>
          <w:lang w:val="de-DE"/>
        </w:rPr>
        <w:t>2.</w:t>
      </w:r>
      <w:r w:rsidRPr="00816204">
        <w:rPr>
          <w:rFonts w:ascii="VW Text" w:hAnsi="VW Text"/>
          <w:color w:val="000000" w:themeColor="text1"/>
          <w:lang w:val="de-DE"/>
        </w:rPr>
        <w:tab/>
        <w:t>Projektplanung</w:t>
      </w:r>
      <w:bookmarkEnd w:id="4"/>
      <w:bookmarkEnd w:id="5"/>
    </w:p>
    <w:p w14:paraId="306B6C59" w14:textId="77777777" w:rsidR="00BF08D7" w:rsidRPr="00816204" w:rsidRDefault="00BF08D7" w:rsidP="00BF08D7">
      <w:pPr>
        <w:rPr>
          <w:color w:val="000000" w:themeColor="text1"/>
          <w:lang w:val="de-DE"/>
        </w:rPr>
      </w:pPr>
    </w:p>
    <w:p w14:paraId="3D04B979" w14:textId="3820D5BE" w:rsidR="004A45C3" w:rsidRDefault="002C63FC" w:rsidP="00C61DBA">
      <w:pPr>
        <w:spacing w:line="360" w:lineRule="auto"/>
        <w:jc w:val="both"/>
        <w:rPr>
          <w:color w:val="000000" w:themeColor="text1"/>
          <w:sz w:val="24"/>
          <w:szCs w:val="24"/>
          <w:lang w:val="de-DE"/>
        </w:rPr>
      </w:pPr>
      <w:r>
        <w:rPr>
          <w:color w:val="000000" w:themeColor="text1"/>
          <w:sz w:val="24"/>
          <w:szCs w:val="24"/>
          <w:lang w:val="de-DE"/>
        </w:rPr>
        <w:t xml:space="preserve">Zur besseren Planung des Projekts wurden die Anforderungen zunächst in einzelne User Stories </w:t>
      </w:r>
      <w:proofErr w:type="gramStart"/>
      <w:r>
        <w:rPr>
          <w:color w:val="000000" w:themeColor="text1"/>
          <w:sz w:val="24"/>
          <w:szCs w:val="24"/>
          <w:lang w:val="de-DE"/>
        </w:rPr>
        <w:t>aufgespalten</w:t>
      </w:r>
      <w:proofErr w:type="gramEnd"/>
      <w:r>
        <w:rPr>
          <w:color w:val="000000" w:themeColor="text1"/>
          <w:sz w:val="24"/>
          <w:szCs w:val="24"/>
          <w:lang w:val="de-DE"/>
        </w:rPr>
        <w:t xml:space="preserve"> um die Umsetzung der verschiedenen Teilaspekte zu vereinfachen.</w:t>
      </w:r>
    </w:p>
    <w:p w14:paraId="4ED5D0F4" w14:textId="77777777" w:rsidR="002C63FC" w:rsidRDefault="002C63FC" w:rsidP="00C61DBA">
      <w:pPr>
        <w:spacing w:line="360" w:lineRule="auto"/>
        <w:jc w:val="both"/>
        <w:rPr>
          <w:color w:val="000000" w:themeColor="text1"/>
          <w:sz w:val="24"/>
          <w:szCs w:val="24"/>
          <w:lang w:val="de-DE"/>
        </w:rPr>
      </w:pPr>
      <w:r>
        <w:rPr>
          <w:color w:val="000000" w:themeColor="text1"/>
          <w:sz w:val="24"/>
          <w:szCs w:val="24"/>
          <w:lang w:val="de-DE"/>
        </w:rPr>
        <w:t>Zu diesen</w:t>
      </w:r>
      <w:r w:rsidR="009523FE">
        <w:rPr>
          <w:color w:val="000000" w:themeColor="text1"/>
          <w:sz w:val="24"/>
          <w:szCs w:val="24"/>
          <w:lang w:val="de-DE"/>
        </w:rPr>
        <w:t xml:space="preserve"> Stories</w:t>
      </w:r>
      <w:r>
        <w:rPr>
          <w:color w:val="000000" w:themeColor="text1"/>
          <w:sz w:val="24"/>
          <w:szCs w:val="24"/>
          <w:lang w:val="de-DE"/>
        </w:rPr>
        <w:t xml:space="preserve"> wurden </w:t>
      </w:r>
      <w:r w:rsidR="009523FE">
        <w:rPr>
          <w:color w:val="000000" w:themeColor="text1"/>
          <w:sz w:val="24"/>
          <w:szCs w:val="24"/>
          <w:lang w:val="de-DE"/>
        </w:rPr>
        <w:t xml:space="preserve">Akzeptanzkriterien festgelegt, um </w:t>
      </w:r>
      <w:r>
        <w:rPr>
          <w:color w:val="000000" w:themeColor="text1"/>
          <w:sz w:val="24"/>
          <w:szCs w:val="24"/>
          <w:lang w:val="de-DE"/>
        </w:rPr>
        <w:t xml:space="preserve">die Umsetzung </w:t>
      </w:r>
      <w:proofErr w:type="gramStart"/>
      <w:r>
        <w:rPr>
          <w:color w:val="000000" w:themeColor="text1"/>
          <w:sz w:val="24"/>
          <w:szCs w:val="24"/>
          <w:lang w:val="de-DE"/>
        </w:rPr>
        <w:t xml:space="preserve">der </w:t>
      </w:r>
      <w:r w:rsidR="009523FE">
        <w:rPr>
          <w:color w:val="000000" w:themeColor="text1"/>
          <w:sz w:val="24"/>
          <w:szCs w:val="24"/>
          <w:lang w:val="de-DE"/>
        </w:rPr>
        <w:t>jeweilige Story</w:t>
      </w:r>
      <w:proofErr w:type="gramEnd"/>
      <w:r w:rsidR="009523FE">
        <w:rPr>
          <w:color w:val="000000" w:themeColor="text1"/>
          <w:sz w:val="24"/>
          <w:szCs w:val="24"/>
          <w:lang w:val="de-DE"/>
        </w:rPr>
        <w:t xml:space="preserve"> </w:t>
      </w:r>
      <w:r>
        <w:rPr>
          <w:color w:val="000000" w:themeColor="text1"/>
          <w:sz w:val="24"/>
          <w:szCs w:val="24"/>
          <w:lang w:val="de-DE"/>
        </w:rPr>
        <w:t xml:space="preserve">beurteilen zu können. </w:t>
      </w:r>
    </w:p>
    <w:p w14:paraId="6EC71D3C" w14:textId="3464CF38" w:rsidR="002C63FC" w:rsidRDefault="002C63FC" w:rsidP="00C61DBA">
      <w:pPr>
        <w:spacing w:line="360" w:lineRule="auto"/>
        <w:jc w:val="both"/>
        <w:rPr>
          <w:color w:val="000000" w:themeColor="text1"/>
          <w:sz w:val="24"/>
          <w:szCs w:val="24"/>
          <w:lang w:val="de-DE"/>
        </w:rPr>
      </w:pPr>
      <w:r>
        <w:rPr>
          <w:color w:val="000000" w:themeColor="text1"/>
          <w:sz w:val="24"/>
          <w:szCs w:val="24"/>
          <w:lang w:val="de-DE"/>
        </w:rPr>
        <w:t xml:space="preserve">Auf dieser Basis wurde ein erstes Datenmodell abgeleitet, das die Grundlage für die Gestaltung des </w:t>
      </w:r>
      <w:proofErr w:type="spellStart"/>
      <w:r>
        <w:rPr>
          <w:color w:val="000000" w:themeColor="text1"/>
          <w:sz w:val="24"/>
          <w:szCs w:val="24"/>
          <w:lang w:val="de-DE"/>
        </w:rPr>
        <w:t>Backends</w:t>
      </w:r>
      <w:proofErr w:type="spellEnd"/>
      <w:r>
        <w:rPr>
          <w:color w:val="000000" w:themeColor="text1"/>
          <w:sz w:val="24"/>
          <w:szCs w:val="24"/>
          <w:lang w:val="de-DE"/>
        </w:rPr>
        <w:t xml:space="preserve"> war.</w:t>
      </w:r>
    </w:p>
    <w:p w14:paraId="1A6E7276" w14:textId="569577A2" w:rsidR="002C63FC" w:rsidRDefault="002C63FC" w:rsidP="00C61DBA">
      <w:pPr>
        <w:spacing w:line="360" w:lineRule="auto"/>
        <w:jc w:val="both"/>
        <w:rPr>
          <w:color w:val="000000" w:themeColor="text1"/>
          <w:sz w:val="24"/>
          <w:szCs w:val="24"/>
          <w:lang w:val="de-DE"/>
        </w:rPr>
      </w:pPr>
      <w:r>
        <w:rPr>
          <w:color w:val="000000" w:themeColor="text1"/>
          <w:sz w:val="24"/>
          <w:szCs w:val="24"/>
          <w:lang w:val="de-DE"/>
        </w:rPr>
        <w:t xml:space="preserve">Aufgrund der vielfältigen Gestaltungsmöglichkeiten, dem bewährten Zustands- und </w:t>
      </w:r>
      <w:proofErr w:type="spellStart"/>
      <w:r>
        <w:rPr>
          <w:color w:val="000000" w:themeColor="text1"/>
          <w:sz w:val="24"/>
          <w:szCs w:val="24"/>
          <w:lang w:val="de-DE"/>
        </w:rPr>
        <w:t>Ereignismanagment</w:t>
      </w:r>
      <w:proofErr w:type="spellEnd"/>
      <w:r>
        <w:rPr>
          <w:color w:val="000000" w:themeColor="text1"/>
          <w:sz w:val="24"/>
          <w:szCs w:val="24"/>
          <w:lang w:val="de-DE"/>
        </w:rPr>
        <w:t xml:space="preserve"> sowie </w:t>
      </w:r>
      <w:proofErr w:type="gramStart"/>
      <w:r>
        <w:rPr>
          <w:color w:val="000000" w:themeColor="text1"/>
          <w:sz w:val="24"/>
          <w:szCs w:val="24"/>
          <w:lang w:val="de-DE"/>
        </w:rPr>
        <w:t>der umfangreiche Erfahrung</w:t>
      </w:r>
      <w:proofErr w:type="gramEnd"/>
      <w:r>
        <w:rPr>
          <w:color w:val="000000" w:themeColor="text1"/>
          <w:sz w:val="24"/>
          <w:szCs w:val="24"/>
          <w:lang w:val="de-DE"/>
        </w:rPr>
        <w:t xml:space="preserve"> aus vergangen Projekten wurde sich für die Verwendung von </w:t>
      </w:r>
      <w:proofErr w:type="spellStart"/>
      <w:r>
        <w:rPr>
          <w:color w:val="000000" w:themeColor="text1"/>
          <w:sz w:val="24"/>
          <w:szCs w:val="24"/>
          <w:lang w:val="de-DE"/>
        </w:rPr>
        <w:t>React</w:t>
      </w:r>
      <w:proofErr w:type="spellEnd"/>
      <w:r>
        <w:rPr>
          <w:color w:val="000000" w:themeColor="text1"/>
          <w:sz w:val="24"/>
          <w:szCs w:val="24"/>
          <w:lang w:val="de-DE"/>
        </w:rPr>
        <w:t xml:space="preserve"> für die </w:t>
      </w:r>
      <w:proofErr w:type="spellStart"/>
      <w:r>
        <w:rPr>
          <w:color w:val="000000" w:themeColor="text1"/>
          <w:sz w:val="24"/>
          <w:szCs w:val="24"/>
          <w:lang w:val="de-DE"/>
        </w:rPr>
        <w:t>Umsetzun</w:t>
      </w:r>
      <w:proofErr w:type="spellEnd"/>
      <w:r>
        <w:rPr>
          <w:color w:val="000000" w:themeColor="text1"/>
          <w:sz w:val="24"/>
          <w:szCs w:val="24"/>
          <w:lang w:val="de-DE"/>
        </w:rPr>
        <w:t xml:space="preserve"> des </w:t>
      </w:r>
      <w:proofErr w:type="spellStart"/>
      <w:r>
        <w:rPr>
          <w:color w:val="000000" w:themeColor="text1"/>
          <w:sz w:val="24"/>
          <w:szCs w:val="24"/>
          <w:lang w:val="de-DE"/>
        </w:rPr>
        <w:t>Frontends</w:t>
      </w:r>
      <w:proofErr w:type="spellEnd"/>
      <w:r>
        <w:rPr>
          <w:color w:val="000000" w:themeColor="text1"/>
          <w:sz w:val="24"/>
          <w:szCs w:val="24"/>
          <w:lang w:val="de-DE"/>
        </w:rPr>
        <w:t xml:space="preserve"> entschieden.</w:t>
      </w:r>
    </w:p>
    <w:p w14:paraId="3EA9F226" w14:textId="77777777" w:rsidR="00A073F1" w:rsidRDefault="00A073F1" w:rsidP="00C61DBA">
      <w:pPr>
        <w:spacing w:line="360" w:lineRule="auto"/>
        <w:jc w:val="both"/>
        <w:rPr>
          <w:color w:val="000000" w:themeColor="text1"/>
          <w:sz w:val="24"/>
          <w:szCs w:val="24"/>
          <w:lang w:val="de-DE"/>
        </w:rPr>
      </w:pPr>
    </w:p>
    <w:p w14:paraId="54FF67F7" w14:textId="0A66DAC5" w:rsidR="00786081" w:rsidRPr="00816204" w:rsidRDefault="00A073F1" w:rsidP="00562A23">
      <w:pPr>
        <w:spacing w:line="360" w:lineRule="auto"/>
        <w:jc w:val="both"/>
        <w:rPr>
          <w:color w:val="000000" w:themeColor="text1"/>
          <w:sz w:val="24"/>
          <w:szCs w:val="24"/>
          <w:lang w:val="de-DE"/>
        </w:rPr>
      </w:pPr>
      <w:r>
        <w:rPr>
          <w:color w:val="000000" w:themeColor="text1"/>
          <w:sz w:val="24"/>
          <w:szCs w:val="24"/>
          <w:lang w:val="de-DE"/>
        </w:rPr>
        <w:t>Anhand dieses groben Projektentwurfs konnten wir unsere Zeitplanung skizzieren, die wir in Sprints zu je einem Tag aufgeteilt haben. Es folgt eine Übersicht über diese Sprints:</w:t>
      </w:r>
      <w:r w:rsidR="00562A23">
        <w:rPr>
          <w:color w:val="000000" w:themeColor="text1"/>
          <w:sz w:val="24"/>
          <w:szCs w:val="24"/>
          <w:lang w:val="de-DE"/>
        </w:rPr>
        <w:br w:type="page"/>
      </w:r>
    </w:p>
    <w:p w14:paraId="227BF306" w14:textId="0D2F0EF1" w:rsidR="00BC01FB" w:rsidRPr="00816204" w:rsidRDefault="00634DC1" w:rsidP="004814ED">
      <w:pPr>
        <w:pStyle w:val="berschrift2"/>
        <w:spacing w:line="360" w:lineRule="auto"/>
        <w:jc w:val="both"/>
        <w:rPr>
          <w:rFonts w:ascii="VW Text" w:hAnsi="VW Text"/>
          <w:color w:val="000000" w:themeColor="text1"/>
          <w:lang w:val="de-DE"/>
        </w:rPr>
      </w:pPr>
      <w:bookmarkStart w:id="6" w:name="_Toc62063751"/>
      <w:bookmarkStart w:id="7" w:name="_Toc107911965"/>
      <w:r w:rsidRPr="00816204">
        <w:rPr>
          <w:rFonts w:ascii="VW Text" w:hAnsi="VW Text"/>
          <w:color w:val="000000" w:themeColor="text1"/>
          <w:lang w:val="de-DE"/>
        </w:rPr>
        <w:lastRenderedPageBreak/>
        <w:t>2.1</w:t>
      </w:r>
      <w:r w:rsidRPr="00816204">
        <w:rPr>
          <w:rFonts w:ascii="VW Text" w:hAnsi="VW Text"/>
          <w:color w:val="000000" w:themeColor="text1"/>
          <w:lang w:val="de-DE"/>
        </w:rPr>
        <w:tab/>
        <w:t>Zeitplanung</w:t>
      </w:r>
      <w:bookmarkEnd w:id="6"/>
      <w:bookmarkEnd w:id="7"/>
    </w:p>
    <w:p w14:paraId="193A3832" w14:textId="458F49B1" w:rsidR="000849A5" w:rsidRPr="00816204" w:rsidRDefault="000849A5" w:rsidP="000849A5">
      <w:pPr>
        <w:pStyle w:val="Beschriftung"/>
        <w:keepNext/>
        <w:rPr>
          <w:i w:val="0"/>
          <w:iCs w:val="0"/>
          <w:color w:val="000000" w:themeColor="text1"/>
        </w:rPr>
      </w:pPr>
    </w:p>
    <w:tbl>
      <w:tblPr>
        <w:tblStyle w:val="Tabellenraster"/>
        <w:tblW w:w="0" w:type="auto"/>
        <w:tblLook w:val="04A0" w:firstRow="1" w:lastRow="0" w:firstColumn="1" w:lastColumn="0" w:noHBand="0" w:noVBand="1"/>
      </w:tblPr>
      <w:tblGrid>
        <w:gridCol w:w="1555"/>
        <w:gridCol w:w="7461"/>
      </w:tblGrid>
      <w:tr w:rsidR="00816204" w:rsidRPr="00816204" w14:paraId="3AC722F6" w14:textId="77777777" w:rsidTr="00816204">
        <w:tc>
          <w:tcPr>
            <w:tcW w:w="1555" w:type="dxa"/>
            <w:shd w:val="clear" w:color="auto" w:fill="9CC2E5" w:themeFill="accent1" w:themeFillTint="99"/>
          </w:tcPr>
          <w:p w14:paraId="2BB2CBCE" w14:textId="5754330A" w:rsidR="00020AFB" w:rsidRPr="00816204" w:rsidRDefault="00562A23" w:rsidP="00020AFB">
            <w:pPr>
              <w:rPr>
                <w:color w:val="000000" w:themeColor="text1"/>
                <w:lang w:val="de-DE"/>
              </w:rPr>
            </w:pPr>
            <w:r>
              <w:rPr>
                <w:color w:val="000000" w:themeColor="text1"/>
                <w:lang w:val="de-DE"/>
              </w:rPr>
              <w:t>Datum</w:t>
            </w:r>
          </w:p>
        </w:tc>
        <w:tc>
          <w:tcPr>
            <w:tcW w:w="7461" w:type="dxa"/>
            <w:shd w:val="clear" w:color="auto" w:fill="9CC2E5" w:themeFill="accent1" w:themeFillTint="99"/>
          </w:tcPr>
          <w:p w14:paraId="05417236" w14:textId="6978565A" w:rsidR="00020AFB" w:rsidRPr="00816204" w:rsidRDefault="00873DAE" w:rsidP="00177B64">
            <w:pPr>
              <w:tabs>
                <w:tab w:val="left" w:pos="2847"/>
              </w:tabs>
              <w:rPr>
                <w:color w:val="000000" w:themeColor="text1"/>
                <w:lang w:val="de-DE"/>
              </w:rPr>
            </w:pPr>
            <w:r w:rsidRPr="00816204">
              <w:rPr>
                <w:color w:val="000000" w:themeColor="text1"/>
                <w:lang w:val="de-DE"/>
              </w:rPr>
              <w:t>Aufgaben</w:t>
            </w:r>
            <w:r w:rsidR="00177B64" w:rsidRPr="00816204">
              <w:rPr>
                <w:color w:val="000000" w:themeColor="text1"/>
                <w:lang w:val="de-DE"/>
              </w:rPr>
              <w:tab/>
            </w:r>
          </w:p>
        </w:tc>
      </w:tr>
      <w:tr w:rsidR="000849A5" w:rsidRPr="00A073F1" w14:paraId="623033FF" w14:textId="77777777" w:rsidTr="00B02C3A">
        <w:tc>
          <w:tcPr>
            <w:tcW w:w="1555" w:type="dxa"/>
          </w:tcPr>
          <w:p w14:paraId="04950AB1" w14:textId="60DEE072" w:rsidR="000849A5" w:rsidRPr="00816204" w:rsidRDefault="00113D3B" w:rsidP="000849A5">
            <w:pPr>
              <w:rPr>
                <w:color w:val="000000" w:themeColor="text1"/>
                <w:lang w:val="de-DE"/>
              </w:rPr>
            </w:pPr>
            <w:r>
              <w:rPr>
                <w:color w:val="000000" w:themeColor="text1"/>
                <w:lang w:val="de-DE"/>
              </w:rPr>
              <w:t>25.01.2023</w:t>
            </w:r>
          </w:p>
        </w:tc>
        <w:tc>
          <w:tcPr>
            <w:tcW w:w="7461" w:type="dxa"/>
          </w:tcPr>
          <w:p w14:paraId="559EACED" w14:textId="15FCA1F1" w:rsidR="00113D3B" w:rsidRPr="00562A23" w:rsidRDefault="000B7541" w:rsidP="00562A23">
            <w:pPr>
              <w:pStyle w:val="Listenabsatz"/>
              <w:numPr>
                <w:ilvl w:val="0"/>
                <w:numId w:val="6"/>
              </w:numPr>
              <w:rPr>
                <w:color w:val="000000" w:themeColor="text1"/>
                <w:lang w:val="de-DE"/>
              </w:rPr>
            </w:pPr>
            <w:r>
              <w:rPr>
                <w:color w:val="000000" w:themeColor="text1"/>
                <w:lang w:val="de-DE"/>
              </w:rPr>
              <w:t xml:space="preserve">Entscheiden </w:t>
            </w:r>
            <w:r w:rsidR="00A073F1">
              <w:rPr>
                <w:color w:val="000000" w:themeColor="text1"/>
                <w:lang w:val="de-DE"/>
              </w:rPr>
              <w:t>bezüglich der zu verwendenden Frameworks</w:t>
            </w:r>
          </w:p>
          <w:p w14:paraId="72A4118D" w14:textId="163AD274" w:rsidR="000B7541" w:rsidRDefault="00A073F1" w:rsidP="000B7541">
            <w:pPr>
              <w:pStyle w:val="Listenabsatz"/>
              <w:numPr>
                <w:ilvl w:val="0"/>
                <w:numId w:val="6"/>
              </w:numPr>
              <w:rPr>
                <w:color w:val="000000" w:themeColor="text1"/>
                <w:lang w:val="de-DE"/>
              </w:rPr>
            </w:pPr>
            <w:r>
              <w:rPr>
                <w:color w:val="000000" w:themeColor="text1"/>
                <w:lang w:val="de-DE"/>
              </w:rPr>
              <w:t>Erstellen der User Stories aus dem Projektantrag</w:t>
            </w:r>
          </w:p>
          <w:p w14:paraId="16F35C64" w14:textId="35435915" w:rsidR="00426935" w:rsidRPr="00816204" w:rsidRDefault="00A073F1" w:rsidP="00B02C3A">
            <w:pPr>
              <w:pStyle w:val="Listenabsatz"/>
              <w:numPr>
                <w:ilvl w:val="0"/>
                <w:numId w:val="6"/>
              </w:numPr>
              <w:rPr>
                <w:color w:val="000000" w:themeColor="text1"/>
                <w:lang w:val="de-DE"/>
              </w:rPr>
            </w:pPr>
            <w:r>
              <w:rPr>
                <w:color w:val="000000" w:themeColor="text1"/>
                <w:lang w:val="de-DE"/>
              </w:rPr>
              <w:t xml:space="preserve">Erstellen der </w:t>
            </w:r>
            <w:r w:rsidR="00426935" w:rsidRPr="00816204">
              <w:rPr>
                <w:color w:val="000000" w:themeColor="text1"/>
                <w:lang w:val="de-DE"/>
              </w:rPr>
              <w:t>Zeit</w:t>
            </w:r>
            <w:r>
              <w:rPr>
                <w:color w:val="000000" w:themeColor="text1"/>
                <w:lang w:val="de-DE"/>
              </w:rPr>
              <w:t>- und Sprintplanung</w:t>
            </w:r>
          </w:p>
          <w:p w14:paraId="71A9B4D8" w14:textId="64F7ECE6" w:rsidR="009F2BDB" w:rsidRPr="00816204" w:rsidRDefault="00A073F1" w:rsidP="00426935">
            <w:pPr>
              <w:pStyle w:val="Listenabsatz"/>
              <w:numPr>
                <w:ilvl w:val="0"/>
                <w:numId w:val="6"/>
              </w:numPr>
              <w:rPr>
                <w:color w:val="000000" w:themeColor="text1"/>
                <w:lang w:val="de-DE"/>
              </w:rPr>
            </w:pPr>
            <w:r>
              <w:rPr>
                <w:color w:val="000000" w:themeColor="text1"/>
                <w:lang w:val="de-DE"/>
              </w:rPr>
              <w:t>Mockups für die</w:t>
            </w:r>
            <w:r w:rsidR="009F2BDB" w:rsidRPr="00816204">
              <w:rPr>
                <w:color w:val="000000" w:themeColor="text1"/>
                <w:lang w:val="de-DE"/>
              </w:rPr>
              <w:t xml:space="preserve"> GUI erstellen</w:t>
            </w:r>
          </w:p>
          <w:p w14:paraId="64C7DB2D" w14:textId="6A9CDF8A" w:rsidR="00311BEA" w:rsidRPr="00816204" w:rsidRDefault="00311BEA" w:rsidP="008F58DF">
            <w:pPr>
              <w:pStyle w:val="Listenabsatz"/>
              <w:numPr>
                <w:ilvl w:val="0"/>
                <w:numId w:val="6"/>
              </w:numPr>
              <w:rPr>
                <w:color w:val="000000" w:themeColor="text1"/>
                <w:lang w:val="de-DE"/>
              </w:rPr>
            </w:pPr>
            <w:r w:rsidRPr="00816204">
              <w:rPr>
                <w:color w:val="000000" w:themeColor="text1"/>
                <w:lang w:val="de-DE"/>
              </w:rPr>
              <w:t xml:space="preserve">Einrichtung </w:t>
            </w:r>
            <w:r w:rsidR="00A073F1">
              <w:rPr>
                <w:color w:val="000000" w:themeColor="text1"/>
                <w:lang w:val="de-DE"/>
              </w:rPr>
              <w:t xml:space="preserve">des </w:t>
            </w:r>
            <w:proofErr w:type="spellStart"/>
            <w:r w:rsidR="00A073F1">
              <w:rPr>
                <w:color w:val="000000" w:themeColor="text1"/>
                <w:lang w:val="de-DE"/>
              </w:rPr>
              <w:t>Repositories</w:t>
            </w:r>
            <w:proofErr w:type="spellEnd"/>
            <w:r w:rsidR="00A073F1">
              <w:rPr>
                <w:color w:val="000000" w:themeColor="text1"/>
                <w:lang w:val="de-DE"/>
              </w:rPr>
              <w:t xml:space="preserve"> und Erstellung der Spring / </w:t>
            </w:r>
            <w:proofErr w:type="spellStart"/>
            <w:r w:rsidR="00A073F1">
              <w:rPr>
                <w:color w:val="000000" w:themeColor="text1"/>
                <w:lang w:val="de-DE"/>
              </w:rPr>
              <w:t>React</w:t>
            </w:r>
            <w:proofErr w:type="spellEnd"/>
            <w:r w:rsidR="00A073F1">
              <w:rPr>
                <w:color w:val="000000" w:themeColor="text1"/>
                <w:lang w:val="de-DE"/>
              </w:rPr>
              <w:t xml:space="preserve"> Projekte</w:t>
            </w:r>
          </w:p>
        </w:tc>
      </w:tr>
      <w:tr w:rsidR="000849A5" w:rsidRPr="00816204" w14:paraId="20451237" w14:textId="77777777" w:rsidTr="00B02C3A">
        <w:tc>
          <w:tcPr>
            <w:tcW w:w="1555" w:type="dxa"/>
          </w:tcPr>
          <w:p w14:paraId="6E47B7FE" w14:textId="0675BE22" w:rsidR="000849A5" w:rsidRPr="00816204" w:rsidRDefault="00113D3B" w:rsidP="000849A5">
            <w:pPr>
              <w:rPr>
                <w:color w:val="000000" w:themeColor="text1"/>
                <w:lang w:val="de-DE"/>
              </w:rPr>
            </w:pPr>
            <w:r>
              <w:rPr>
                <w:color w:val="000000" w:themeColor="text1"/>
                <w:lang w:val="de-DE"/>
              </w:rPr>
              <w:t>2</w:t>
            </w:r>
            <w:r w:rsidR="00562A23">
              <w:rPr>
                <w:color w:val="000000" w:themeColor="text1"/>
                <w:lang w:val="de-DE"/>
              </w:rPr>
              <w:t>6</w:t>
            </w:r>
            <w:r>
              <w:rPr>
                <w:color w:val="000000" w:themeColor="text1"/>
                <w:lang w:val="de-DE"/>
              </w:rPr>
              <w:t>.01.2023</w:t>
            </w:r>
          </w:p>
        </w:tc>
        <w:tc>
          <w:tcPr>
            <w:tcW w:w="7461" w:type="dxa"/>
          </w:tcPr>
          <w:p w14:paraId="77D086DF" w14:textId="77777777" w:rsidR="00A073F1" w:rsidRPr="00A073F1" w:rsidRDefault="00A073F1" w:rsidP="00A073F1">
            <w:pPr>
              <w:pStyle w:val="Listenabsatz"/>
              <w:numPr>
                <w:ilvl w:val="0"/>
                <w:numId w:val="20"/>
              </w:numPr>
              <w:rPr>
                <w:color w:val="000000" w:themeColor="text1"/>
                <w:lang w:val="de-DE"/>
              </w:rPr>
            </w:pPr>
            <w:r w:rsidRPr="00A073F1">
              <w:rPr>
                <w:color w:val="000000" w:themeColor="text1"/>
                <w:lang w:val="de-DE"/>
              </w:rPr>
              <w:t>Anlegen der Dokumentation</w:t>
            </w:r>
            <w:r w:rsidRPr="00A073F1">
              <w:rPr>
                <w:color w:val="000000" w:themeColor="text1"/>
                <w:lang w:val="de-DE"/>
              </w:rPr>
              <w:t xml:space="preserve"> </w:t>
            </w:r>
          </w:p>
          <w:p w14:paraId="52E9133D" w14:textId="74478BF1" w:rsidR="000B7541" w:rsidRDefault="00A073F1" w:rsidP="00426935">
            <w:pPr>
              <w:pStyle w:val="Listenabsatz"/>
              <w:numPr>
                <w:ilvl w:val="0"/>
                <w:numId w:val="2"/>
              </w:numPr>
              <w:rPr>
                <w:color w:val="000000" w:themeColor="text1"/>
                <w:lang w:val="de-DE"/>
              </w:rPr>
            </w:pPr>
            <w:r>
              <w:rPr>
                <w:color w:val="000000" w:themeColor="text1"/>
                <w:lang w:val="de-DE"/>
              </w:rPr>
              <w:t>Erstellung des Datenmodells</w:t>
            </w:r>
          </w:p>
          <w:p w14:paraId="63A95056" w14:textId="597B4CB0" w:rsidR="00BE23F8" w:rsidRPr="00BE23F8" w:rsidRDefault="00E73AFB" w:rsidP="00BE23F8">
            <w:pPr>
              <w:pStyle w:val="Listenabsatz"/>
              <w:numPr>
                <w:ilvl w:val="0"/>
                <w:numId w:val="2"/>
              </w:numPr>
              <w:rPr>
                <w:color w:val="000000" w:themeColor="text1"/>
                <w:lang w:val="de-DE"/>
              </w:rPr>
            </w:pPr>
            <w:r>
              <w:rPr>
                <w:color w:val="000000" w:themeColor="text1"/>
                <w:lang w:val="de-DE"/>
              </w:rPr>
              <w:t>Start der Implementierung im Backend</w:t>
            </w:r>
            <w:r w:rsidR="00BE23F8">
              <w:rPr>
                <w:color w:val="000000" w:themeColor="text1"/>
                <w:lang w:val="de-DE"/>
              </w:rPr>
              <w:t xml:space="preserve"> inkl. Tests</w:t>
            </w:r>
          </w:p>
          <w:p w14:paraId="506A7CDD" w14:textId="5D60E1AD" w:rsidR="003B17A4" w:rsidRPr="00A073F1" w:rsidRDefault="00E73AFB" w:rsidP="00A073F1">
            <w:pPr>
              <w:pStyle w:val="Listenabsatz"/>
              <w:numPr>
                <w:ilvl w:val="0"/>
                <w:numId w:val="2"/>
              </w:numPr>
              <w:rPr>
                <w:color w:val="000000" w:themeColor="text1"/>
                <w:lang w:val="de-DE"/>
              </w:rPr>
            </w:pPr>
            <w:r>
              <w:rPr>
                <w:color w:val="000000" w:themeColor="text1"/>
                <w:lang w:val="de-DE"/>
              </w:rPr>
              <w:t xml:space="preserve">Erstellen </w:t>
            </w:r>
            <w:r w:rsidR="00562A23">
              <w:rPr>
                <w:color w:val="000000" w:themeColor="text1"/>
                <w:lang w:val="de-DE"/>
              </w:rPr>
              <w:t>Landing Page</w:t>
            </w:r>
          </w:p>
        </w:tc>
      </w:tr>
      <w:tr w:rsidR="000849A5" w:rsidRPr="0020504C" w14:paraId="352A3659" w14:textId="77777777" w:rsidTr="00B02C3A">
        <w:tc>
          <w:tcPr>
            <w:tcW w:w="1555" w:type="dxa"/>
          </w:tcPr>
          <w:p w14:paraId="14D878FD" w14:textId="55D10B72" w:rsidR="000849A5" w:rsidRPr="00816204" w:rsidRDefault="00113D3B" w:rsidP="000849A5">
            <w:pPr>
              <w:rPr>
                <w:color w:val="000000" w:themeColor="text1"/>
                <w:lang w:val="de-DE"/>
              </w:rPr>
            </w:pPr>
            <w:r>
              <w:rPr>
                <w:color w:val="000000" w:themeColor="text1"/>
                <w:lang w:val="de-DE"/>
              </w:rPr>
              <w:t>2</w:t>
            </w:r>
            <w:r w:rsidR="00562A23">
              <w:rPr>
                <w:color w:val="000000" w:themeColor="text1"/>
                <w:lang w:val="de-DE"/>
              </w:rPr>
              <w:t>7</w:t>
            </w:r>
            <w:r>
              <w:rPr>
                <w:color w:val="000000" w:themeColor="text1"/>
                <w:lang w:val="de-DE"/>
              </w:rPr>
              <w:t>.01.2023</w:t>
            </w:r>
          </w:p>
        </w:tc>
        <w:tc>
          <w:tcPr>
            <w:tcW w:w="7461" w:type="dxa"/>
          </w:tcPr>
          <w:p w14:paraId="70A09F2A" w14:textId="17C15105" w:rsidR="00562A23" w:rsidRDefault="00562A23" w:rsidP="00562A23">
            <w:pPr>
              <w:pStyle w:val="Listenabsatz"/>
              <w:numPr>
                <w:ilvl w:val="0"/>
                <w:numId w:val="2"/>
              </w:numPr>
              <w:rPr>
                <w:color w:val="000000" w:themeColor="text1"/>
                <w:lang w:val="de-DE"/>
              </w:rPr>
            </w:pPr>
            <w:r>
              <w:rPr>
                <w:color w:val="000000" w:themeColor="text1"/>
                <w:lang w:val="de-DE"/>
              </w:rPr>
              <w:t>Erstellung Ressourcen Seite</w:t>
            </w:r>
          </w:p>
          <w:p w14:paraId="59DEF2F0" w14:textId="2CE5BD25" w:rsidR="00562A23" w:rsidRDefault="00562A23" w:rsidP="00562A23">
            <w:pPr>
              <w:pStyle w:val="Listenabsatz"/>
              <w:numPr>
                <w:ilvl w:val="0"/>
                <w:numId w:val="2"/>
              </w:numPr>
              <w:rPr>
                <w:color w:val="000000" w:themeColor="text1"/>
                <w:lang w:val="de-DE"/>
              </w:rPr>
            </w:pPr>
            <w:r>
              <w:rPr>
                <w:color w:val="000000" w:themeColor="text1"/>
                <w:lang w:val="de-DE"/>
              </w:rPr>
              <w:t>Erstellung der Endpunkte und Logik für die Ressourcen</w:t>
            </w:r>
          </w:p>
          <w:p w14:paraId="2DAFCE12" w14:textId="2CC698C1" w:rsidR="00562A23" w:rsidRPr="00562A23" w:rsidRDefault="00562A23" w:rsidP="00562A23">
            <w:pPr>
              <w:pStyle w:val="Listenabsatz"/>
              <w:numPr>
                <w:ilvl w:val="0"/>
                <w:numId w:val="2"/>
              </w:numPr>
              <w:rPr>
                <w:color w:val="000000" w:themeColor="text1"/>
                <w:lang w:val="de-DE"/>
              </w:rPr>
            </w:pPr>
            <w:r>
              <w:rPr>
                <w:color w:val="000000" w:themeColor="text1"/>
                <w:lang w:val="de-DE"/>
              </w:rPr>
              <w:t xml:space="preserve">Verbinden von Frontend und </w:t>
            </w:r>
            <w:proofErr w:type="gramStart"/>
            <w:r>
              <w:rPr>
                <w:color w:val="000000" w:themeColor="text1"/>
                <w:lang w:val="de-DE"/>
              </w:rPr>
              <w:t>Backend</w:t>
            </w:r>
            <w:proofErr w:type="gramEnd"/>
          </w:p>
          <w:p w14:paraId="4FA62D71" w14:textId="5993C606" w:rsidR="003B17A4" w:rsidRPr="008C18E6" w:rsidRDefault="00562A23" w:rsidP="008C18E6">
            <w:pPr>
              <w:pStyle w:val="Listenabsatz"/>
              <w:numPr>
                <w:ilvl w:val="0"/>
                <w:numId w:val="2"/>
              </w:numPr>
              <w:rPr>
                <w:color w:val="000000" w:themeColor="text1"/>
                <w:lang w:val="de-DE"/>
              </w:rPr>
            </w:pPr>
            <w:r w:rsidRPr="00816204">
              <w:rPr>
                <w:color w:val="000000" w:themeColor="text1"/>
                <w:lang w:val="de-DE"/>
              </w:rPr>
              <w:t>Dokumentation</w:t>
            </w:r>
          </w:p>
        </w:tc>
      </w:tr>
      <w:tr w:rsidR="000849A5" w:rsidRPr="00816204" w14:paraId="44B61DC2" w14:textId="77777777" w:rsidTr="00B02C3A">
        <w:tc>
          <w:tcPr>
            <w:tcW w:w="1555" w:type="dxa"/>
          </w:tcPr>
          <w:p w14:paraId="0FDA2831" w14:textId="6D1DD849" w:rsidR="000849A5" w:rsidRPr="00816204" w:rsidRDefault="00562A23" w:rsidP="000849A5">
            <w:pPr>
              <w:rPr>
                <w:color w:val="000000" w:themeColor="text1"/>
                <w:lang w:val="de-DE"/>
              </w:rPr>
            </w:pPr>
            <w:r>
              <w:rPr>
                <w:color w:val="000000" w:themeColor="text1"/>
                <w:lang w:val="de-DE"/>
              </w:rPr>
              <w:t>30</w:t>
            </w:r>
            <w:r w:rsidR="00113D3B">
              <w:rPr>
                <w:color w:val="000000" w:themeColor="text1"/>
                <w:lang w:val="de-DE"/>
              </w:rPr>
              <w:t>.01.2023</w:t>
            </w:r>
          </w:p>
        </w:tc>
        <w:tc>
          <w:tcPr>
            <w:tcW w:w="7461" w:type="dxa"/>
          </w:tcPr>
          <w:p w14:paraId="497CEFAC" w14:textId="408C2CB2" w:rsidR="00562A23" w:rsidRDefault="00562A23" w:rsidP="00BE23F8">
            <w:pPr>
              <w:pStyle w:val="Listenabsatz"/>
              <w:numPr>
                <w:ilvl w:val="0"/>
                <w:numId w:val="2"/>
              </w:numPr>
              <w:rPr>
                <w:color w:val="000000" w:themeColor="text1"/>
                <w:lang w:val="de-DE"/>
              </w:rPr>
            </w:pPr>
            <w:r>
              <w:rPr>
                <w:color w:val="000000" w:themeColor="text1"/>
                <w:lang w:val="de-DE"/>
              </w:rPr>
              <w:t>Erstellen einer Seite zum Anlegen einer Produktionslinie</w:t>
            </w:r>
          </w:p>
          <w:p w14:paraId="4849A1D1" w14:textId="5AA3734A" w:rsidR="00562A23" w:rsidRDefault="00562A23" w:rsidP="00BE23F8">
            <w:pPr>
              <w:pStyle w:val="Listenabsatz"/>
              <w:numPr>
                <w:ilvl w:val="0"/>
                <w:numId w:val="2"/>
              </w:numPr>
              <w:rPr>
                <w:color w:val="000000" w:themeColor="text1"/>
                <w:lang w:val="de-DE"/>
              </w:rPr>
            </w:pPr>
            <w:r>
              <w:rPr>
                <w:color w:val="000000" w:themeColor="text1"/>
                <w:lang w:val="de-DE"/>
              </w:rPr>
              <w:t>Erstellen der Endpunkte und Logik zur Erstellung einer Produktionsline</w:t>
            </w:r>
          </w:p>
          <w:p w14:paraId="3F449287" w14:textId="4BE91FFC" w:rsidR="00B02C3A" w:rsidRPr="00816204" w:rsidRDefault="00BE23F8" w:rsidP="00BE23F8">
            <w:pPr>
              <w:pStyle w:val="Listenabsatz"/>
              <w:numPr>
                <w:ilvl w:val="0"/>
                <w:numId w:val="2"/>
              </w:numPr>
              <w:rPr>
                <w:color w:val="000000" w:themeColor="text1"/>
                <w:lang w:val="de-DE"/>
              </w:rPr>
            </w:pPr>
            <w:r w:rsidRPr="00816204">
              <w:rPr>
                <w:color w:val="000000" w:themeColor="text1"/>
                <w:lang w:val="de-DE"/>
              </w:rPr>
              <w:t>Dokumentation</w:t>
            </w:r>
          </w:p>
        </w:tc>
      </w:tr>
      <w:tr w:rsidR="00B02C3A" w:rsidRPr="00816204" w14:paraId="75E2E4F2" w14:textId="77777777" w:rsidTr="00B02C3A">
        <w:tc>
          <w:tcPr>
            <w:tcW w:w="1555" w:type="dxa"/>
          </w:tcPr>
          <w:p w14:paraId="16121F7D" w14:textId="22778068" w:rsidR="00B02C3A" w:rsidRPr="00816204" w:rsidRDefault="00562A23" w:rsidP="000849A5">
            <w:pPr>
              <w:rPr>
                <w:color w:val="000000" w:themeColor="text1"/>
                <w:lang w:val="de-DE"/>
              </w:rPr>
            </w:pPr>
            <w:r>
              <w:rPr>
                <w:color w:val="000000" w:themeColor="text1"/>
                <w:lang w:val="de-DE"/>
              </w:rPr>
              <w:t>31</w:t>
            </w:r>
            <w:r w:rsidR="00113D3B">
              <w:rPr>
                <w:color w:val="000000" w:themeColor="text1"/>
                <w:lang w:val="de-DE"/>
              </w:rPr>
              <w:t>.01.2023</w:t>
            </w:r>
          </w:p>
        </w:tc>
        <w:tc>
          <w:tcPr>
            <w:tcW w:w="7461" w:type="dxa"/>
          </w:tcPr>
          <w:p w14:paraId="2129191B" w14:textId="77777777" w:rsidR="00562A23" w:rsidRDefault="00562A23" w:rsidP="00BE23F8">
            <w:pPr>
              <w:pStyle w:val="Listenabsatz"/>
              <w:numPr>
                <w:ilvl w:val="0"/>
                <w:numId w:val="2"/>
              </w:numPr>
              <w:rPr>
                <w:color w:val="000000" w:themeColor="text1"/>
                <w:lang w:val="de-DE"/>
              </w:rPr>
            </w:pPr>
            <w:r>
              <w:rPr>
                <w:color w:val="000000" w:themeColor="text1"/>
                <w:lang w:val="de-DE"/>
              </w:rPr>
              <w:t>Erstellen der Simulationslogik sowie der Endpunkte zur Steuerung</w:t>
            </w:r>
          </w:p>
          <w:p w14:paraId="4EF0A5FB" w14:textId="0E9D070D" w:rsidR="00562A23" w:rsidRDefault="00562A23" w:rsidP="00BE23F8">
            <w:pPr>
              <w:pStyle w:val="Listenabsatz"/>
              <w:numPr>
                <w:ilvl w:val="0"/>
                <w:numId w:val="2"/>
              </w:numPr>
              <w:rPr>
                <w:color w:val="000000" w:themeColor="text1"/>
                <w:lang w:val="de-DE"/>
              </w:rPr>
            </w:pPr>
            <w:r>
              <w:rPr>
                <w:color w:val="000000" w:themeColor="text1"/>
                <w:lang w:val="de-DE"/>
              </w:rPr>
              <w:t xml:space="preserve">Einbindung der Simulationsdaten und Steuerung auf der Landingpage </w:t>
            </w:r>
          </w:p>
          <w:p w14:paraId="504EB0D6" w14:textId="02A35496" w:rsidR="00E53897" w:rsidRPr="00BE23F8" w:rsidRDefault="00BE23F8" w:rsidP="00BE23F8">
            <w:pPr>
              <w:pStyle w:val="Listenabsatz"/>
              <w:numPr>
                <w:ilvl w:val="0"/>
                <w:numId w:val="2"/>
              </w:numPr>
              <w:rPr>
                <w:color w:val="000000" w:themeColor="text1"/>
                <w:lang w:val="de-DE"/>
              </w:rPr>
            </w:pPr>
            <w:r w:rsidRPr="00816204">
              <w:rPr>
                <w:color w:val="000000" w:themeColor="text1"/>
                <w:lang w:val="de-DE"/>
              </w:rPr>
              <w:t>Dokumentation</w:t>
            </w:r>
          </w:p>
        </w:tc>
      </w:tr>
      <w:tr w:rsidR="00E53897" w:rsidRPr="00BE23F8" w14:paraId="755C1CD2" w14:textId="77777777" w:rsidTr="00B02C3A">
        <w:tc>
          <w:tcPr>
            <w:tcW w:w="1555" w:type="dxa"/>
          </w:tcPr>
          <w:p w14:paraId="73E7BE0B" w14:textId="62AA8296" w:rsidR="00E53897" w:rsidRPr="00816204" w:rsidRDefault="00562A23" w:rsidP="000849A5">
            <w:pPr>
              <w:rPr>
                <w:color w:val="000000" w:themeColor="text1"/>
                <w:lang w:val="de-DE"/>
              </w:rPr>
            </w:pPr>
            <w:r>
              <w:rPr>
                <w:color w:val="000000" w:themeColor="text1"/>
                <w:lang w:val="de-DE"/>
              </w:rPr>
              <w:t>01</w:t>
            </w:r>
            <w:r w:rsidR="00113D3B">
              <w:rPr>
                <w:color w:val="000000" w:themeColor="text1"/>
                <w:lang w:val="de-DE"/>
              </w:rPr>
              <w:t>.0</w:t>
            </w:r>
            <w:r>
              <w:rPr>
                <w:color w:val="000000" w:themeColor="text1"/>
                <w:lang w:val="de-DE"/>
              </w:rPr>
              <w:t>2</w:t>
            </w:r>
            <w:r w:rsidR="00113D3B">
              <w:rPr>
                <w:color w:val="000000" w:themeColor="text1"/>
                <w:lang w:val="de-DE"/>
              </w:rPr>
              <w:t>.2023</w:t>
            </w:r>
          </w:p>
        </w:tc>
        <w:tc>
          <w:tcPr>
            <w:tcW w:w="7461" w:type="dxa"/>
          </w:tcPr>
          <w:p w14:paraId="4F477D3D" w14:textId="77777777" w:rsidR="00562A23" w:rsidRDefault="00562A23" w:rsidP="00562A23">
            <w:pPr>
              <w:pStyle w:val="Listenabsatz"/>
              <w:numPr>
                <w:ilvl w:val="0"/>
                <w:numId w:val="2"/>
              </w:numPr>
              <w:rPr>
                <w:color w:val="000000" w:themeColor="text1"/>
                <w:lang w:val="de-DE"/>
              </w:rPr>
            </w:pPr>
            <w:r>
              <w:rPr>
                <w:color w:val="000000" w:themeColor="text1"/>
                <w:lang w:val="de-DE"/>
              </w:rPr>
              <w:t>Erstellen einer Azure DB</w:t>
            </w:r>
          </w:p>
          <w:p w14:paraId="5778C5C2" w14:textId="1B25A3D9" w:rsidR="00562A23" w:rsidRDefault="00562A23" w:rsidP="00562A23">
            <w:pPr>
              <w:pStyle w:val="Listenabsatz"/>
              <w:numPr>
                <w:ilvl w:val="0"/>
                <w:numId w:val="2"/>
              </w:numPr>
              <w:rPr>
                <w:color w:val="000000" w:themeColor="text1"/>
                <w:lang w:val="de-DE"/>
              </w:rPr>
            </w:pPr>
            <w:r>
              <w:rPr>
                <w:color w:val="000000" w:themeColor="text1"/>
                <w:lang w:val="de-DE"/>
              </w:rPr>
              <w:t xml:space="preserve">Verbindung zwischen Azure und </w:t>
            </w:r>
            <w:proofErr w:type="gramStart"/>
            <w:r>
              <w:rPr>
                <w:color w:val="000000" w:themeColor="text1"/>
                <w:lang w:val="de-DE"/>
              </w:rPr>
              <w:t>Backend</w:t>
            </w:r>
            <w:proofErr w:type="gramEnd"/>
            <w:r>
              <w:rPr>
                <w:color w:val="000000" w:themeColor="text1"/>
                <w:lang w:val="de-DE"/>
              </w:rPr>
              <w:t xml:space="preserve"> herstellen</w:t>
            </w:r>
          </w:p>
          <w:p w14:paraId="0E0B857D" w14:textId="467D196E" w:rsidR="00562A23" w:rsidRDefault="00562A23" w:rsidP="00562A23">
            <w:pPr>
              <w:pStyle w:val="Listenabsatz"/>
              <w:numPr>
                <w:ilvl w:val="0"/>
                <w:numId w:val="2"/>
              </w:numPr>
              <w:rPr>
                <w:color w:val="000000" w:themeColor="text1"/>
                <w:lang w:val="de-DE"/>
              </w:rPr>
            </w:pPr>
            <w:r>
              <w:rPr>
                <w:color w:val="000000" w:themeColor="text1"/>
                <w:lang w:val="de-DE"/>
              </w:rPr>
              <w:t>Backend deployen</w:t>
            </w:r>
          </w:p>
          <w:p w14:paraId="1F9BD80A" w14:textId="7D575A06" w:rsidR="00BE23F8" w:rsidRPr="00816204" w:rsidRDefault="00562A23" w:rsidP="00BE23F8">
            <w:pPr>
              <w:pStyle w:val="Listenabsatz"/>
              <w:numPr>
                <w:ilvl w:val="0"/>
                <w:numId w:val="2"/>
              </w:numPr>
              <w:rPr>
                <w:color w:val="000000" w:themeColor="text1"/>
                <w:lang w:val="de-DE"/>
              </w:rPr>
            </w:pPr>
            <w:r>
              <w:rPr>
                <w:color w:val="000000" w:themeColor="text1"/>
                <w:lang w:val="de-DE"/>
              </w:rPr>
              <w:t>Validierung und Bugfixing im Frontend</w:t>
            </w:r>
          </w:p>
          <w:p w14:paraId="1C72A622" w14:textId="38BBB899" w:rsidR="00E53897" w:rsidRPr="00816204" w:rsidRDefault="00BE23F8" w:rsidP="00BE23F8">
            <w:pPr>
              <w:pStyle w:val="Listenabsatz"/>
              <w:keepNext/>
              <w:numPr>
                <w:ilvl w:val="0"/>
                <w:numId w:val="2"/>
              </w:numPr>
              <w:rPr>
                <w:i/>
                <w:iCs/>
                <w:color w:val="000000" w:themeColor="text1"/>
                <w:lang w:val="de-DE"/>
              </w:rPr>
            </w:pPr>
            <w:r>
              <w:rPr>
                <w:color w:val="000000" w:themeColor="text1"/>
                <w:lang w:val="de-DE"/>
              </w:rPr>
              <w:t>Dokumentation</w:t>
            </w:r>
          </w:p>
        </w:tc>
      </w:tr>
      <w:tr w:rsidR="007F0CAA" w:rsidRPr="007F0CAA" w14:paraId="2D52A88D" w14:textId="77777777" w:rsidTr="00B02C3A">
        <w:tc>
          <w:tcPr>
            <w:tcW w:w="1555" w:type="dxa"/>
          </w:tcPr>
          <w:p w14:paraId="724E7A5E" w14:textId="462000DE" w:rsidR="007F0CAA" w:rsidRDefault="00562A23" w:rsidP="000849A5">
            <w:pPr>
              <w:rPr>
                <w:color w:val="000000" w:themeColor="text1"/>
                <w:lang w:val="de-DE"/>
              </w:rPr>
            </w:pPr>
            <w:r>
              <w:rPr>
                <w:color w:val="000000" w:themeColor="text1"/>
                <w:lang w:val="de-DE"/>
              </w:rPr>
              <w:t>02.02</w:t>
            </w:r>
            <w:r w:rsidR="00113D3B">
              <w:rPr>
                <w:color w:val="000000" w:themeColor="text1"/>
                <w:lang w:val="de-DE"/>
              </w:rPr>
              <w:t>.2023</w:t>
            </w:r>
          </w:p>
        </w:tc>
        <w:tc>
          <w:tcPr>
            <w:tcW w:w="7461" w:type="dxa"/>
          </w:tcPr>
          <w:p w14:paraId="015020FE" w14:textId="098F8F2C" w:rsidR="00F94F60" w:rsidRDefault="00562A23" w:rsidP="00E53897">
            <w:pPr>
              <w:pStyle w:val="Listenabsatz"/>
              <w:numPr>
                <w:ilvl w:val="0"/>
                <w:numId w:val="2"/>
              </w:numPr>
              <w:rPr>
                <w:color w:val="000000" w:themeColor="text1"/>
                <w:lang w:val="de-DE"/>
              </w:rPr>
            </w:pPr>
            <w:r>
              <w:rPr>
                <w:color w:val="000000" w:themeColor="text1"/>
                <w:lang w:val="de-DE"/>
              </w:rPr>
              <w:t>Frontend</w:t>
            </w:r>
            <w:r w:rsidR="00F94F60">
              <w:rPr>
                <w:color w:val="000000" w:themeColor="text1"/>
                <w:lang w:val="de-DE"/>
              </w:rPr>
              <w:t xml:space="preserve"> </w:t>
            </w:r>
            <w:r>
              <w:rPr>
                <w:color w:val="000000" w:themeColor="text1"/>
                <w:lang w:val="de-DE"/>
              </w:rPr>
              <w:t>deployen</w:t>
            </w:r>
          </w:p>
          <w:p w14:paraId="0C06AB7D" w14:textId="6E631CD0" w:rsidR="00BE23F8" w:rsidRDefault="00BE23F8" w:rsidP="00E53897">
            <w:pPr>
              <w:pStyle w:val="Listenabsatz"/>
              <w:numPr>
                <w:ilvl w:val="0"/>
                <w:numId w:val="2"/>
              </w:numPr>
              <w:rPr>
                <w:color w:val="000000" w:themeColor="text1"/>
                <w:lang w:val="de-DE"/>
              </w:rPr>
            </w:pPr>
            <w:r>
              <w:rPr>
                <w:color w:val="000000" w:themeColor="text1"/>
                <w:lang w:val="de-DE"/>
              </w:rPr>
              <w:t>Bugfixing</w:t>
            </w:r>
            <w:r w:rsidR="00562A23">
              <w:rPr>
                <w:color w:val="000000" w:themeColor="text1"/>
                <w:lang w:val="de-DE"/>
              </w:rPr>
              <w:t xml:space="preserve"> / </w:t>
            </w:r>
            <w:proofErr w:type="spellStart"/>
            <w:r w:rsidR="00562A23">
              <w:rPr>
                <w:color w:val="000000" w:themeColor="text1"/>
                <w:lang w:val="de-DE"/>
              </w:rPr>
              <w:t>Codeconventions</w:t>
            </w:r>
            <w:proofErr w:type="spellEnd"/>
          </w:p>
          <w:p w14:paraId="47B95DDC" w14:textId="26E440CE" w:rsidR="00BE23F8" w:rsidRPr="00816204" w:rsidRDefault="00BE23F8" w:rsidP="00E53897">
            <w:pPr>
              <w:pStyle w:val="Listenabsatz"/>
              <w:numPr>
                <w:ilvl w:val="0"/>
                <w:numId w:val="2"/>
              </w:numPr>
              <w:rPr>
                <w:color w:val="000000" w:themeColor="text1"/>
                <w:lang w:val="de-DE"/>
              </w:rPr>
            </w:pPr>
            <w:r>
              <w:rPr>
                <w:color w:val="000000" w:themeColor="text1"/>
                <w:lang w:val="de-DE"/>
              </w:rPr>
              <w:t>Dokumentation</w:t>
            </w:r>
          </w:p>
        </w:tc>
      </w:tr>
      <w:tr w:rsidR="007F0CAA" w:rsidRPr="007F0CAA" w14:paraId="1DD9C582" w14:textId="77777777" w:rsidTr="00562A23">
        <w:trPr>
          <w:trHeight w:val="618"/>
        </w:trPr>
        <w:tc>
          <w:tcPr>
            <w:tcW w:w="1555" w:type="dxa"/>
          </w:tcPr>
          <w:p w14:paraId="4B134D5F" w14:textId="56BC745B" w:rsidR="007F0CAA" w:rsidRDefault="00562A23" w:rsidP="000849A5">
            <w:pPr>
              <w:rPr>
                <w:color w:val="000000" w:themeColor="text1"/>
                <w:lang w:val="de-DE"/>
              </w:rPr>
            </w:pPr>
            <w:r>
              <w:rPr>
                <w:color w:val="000000" w:themeColor="text1"/>
                <w:lang w:val="de-DE"/>
              </w:rPr>
              <w:t>03.02</w:t>
            </w:r>
            <w:r w:rsidR="00113D3B">
              <w:rPr>
                <w:color w:val="000000" w:themeColor="text1"/>
                <w:lang w:val="de-DE"/>
              </w:rPr>
              <w:t>.2023</w:t>
            </w:r>
          </w:p>
        </w:tc>
        <w:tc>
          <w:tcPr>
            <w:tcW w:w="7461" w:type="dxa"/>
          </w:tcPr>
          <w:p w14:paraId="2F6AA131" w14:textId="1ABE6FF8" w:rsidR="007F0CAA" w:rsidRDefault="00BE23F8" w:rsidP="00E53897">
            <w:pPr>
              <w:pStyle w:val="Listenabsatz"/>
              <w:numPr>
                <w:ilvl w:val="0"/>
                <w:numId w:val="2"/>
              </w:numPr>
              <w:rPr>
                <w:color w:val="000000" w:themeColor="text1"/>
                <w:lang w:val="de-DE"/>
              </w:rPr>
            </w:pPr>
            <w:r>
              <w:rPr>
                <w:color w:val="000000" w:themeColor="text1"/>
                <w:lang w:val="de-DE"/>
              </w:rPr>
              <w:t>Schönheitskorrekturen</w:t>
            </w:r>
          </w:p>
          <w:p w14:paraId="16DA2F99" w14:textId="10E46FF4" w:rsidR="008C18E6" w:rsidRDefault="008C18E6" w:rsidP="00E53897">
            <w:pPr>
              <w:pStyle w:val="Listenabsatz"/>
              <w:numPr>
                <w:ilvl w:val="0"/>
                <w:numId w:val="2"/>
              </w:numPr>
              <w:rPr>
                <w:color w:val="000000" w:themeColor="text1"/>
                <w:lang w:val="de-DE"/>
              </w:rPr>
            </w:pPr>
            <w:r>
              <w:rPr>
                <w:color w:val="000000" w:themeColor="text1"/>
                <w:lang w:val="de-DE"/>
              </w:rPr>
              <w:t>Bugfixing</w:t>
            </w:r>
          </w:p>
          <w:p w14:paraId="3E8C0CF4" w14:textId="02215363" w:rsidR="00BE23F8" w:rsidRPr="00816204" w:rsidRDefault="00562A23" w:rsidP="00E53897">
            <w:pPr>
              <w:pStyle w:val="Listenabsatz"/>
              <w:numPr>
                <w:ilvl w:val="0"/>
                <w:numId w:val="2"/>
              </w:numPr>
              <w:rPr>
                <w:color w:val="000000" w:themeColor="text1"/>
                <w:lang w:val="de-DE"/>
              </w:rPr>
            </w:pPr>
            <w:r>
              <w:rPr>
                <w:color w:val="000000" w:themeColor="text1"/>
                <w:lang w:val="de-DE"/>
              </w:rPr>
              <w:t>Dokumentation</w:t>
            </w:r>
          </w:p>
        </w:tc>
      </w:tr>
    </w:tbl>
    <w:p w14:paraId="28E467D1" w14:textId="15E0DD8B" w:rsidR="00020AFB" w:rsidRPr="00816204" w:rsidRDefault="005C58A2" w:rsidP="005C58A2">
      <w:pPr>
        <w:pStyle w:val="Beschriftung"/>
        <w:rPr>
          <w:color w:val="000000" w:themeColor="text1"/>
          <w:lang w:val="de-DE"/>
        </w:rPr>
      </w:pPr>
      <w:bookmarkStart w:id="8" w:name="_Toc107922769"/>
      <w:r w:rsidRPr="00BC03CD">
        <w:rPr>
          <w:color w:val="000000" w:themeColor="text1"/>
          <w:lang w:val="de-DE"/>
        </w:rPr>
        <w:t xml:space="preserve">Tabelle </w:t>
      </w:r>
      <w:r w:rsidR="00406014">
        <w:rPr>
          <w:color w:val="000000" w:themeColor="text1"/>
          <w:lang w:val="de-DE"/>
        </w:rPr>
        <w:fldChar w:fldCharType="begin"/>
      </w:r>
      <w:r w:rsidR="00406014">
        <w:rPr>
          <w:color w:val="000000" w:themeColor="text1"/>
          <w:lang w:val="de-DE"/>
        </w:rPr>
        <w:instrText xml:space="preserve"> SEQ Tabelle \* ARABIC </w:instrText>
      </w:r>
      <w:r w:rsidR="00406014">
        <w:rPr>
          <w:color w:val="000000" w:themeColor="text1"/>
          <w:lang w:val="de-DE"/>
        </w:rPr>
        <w:fldChar w:fldCharType="separate"/>
      </w:r>
      <w:r w:rsidR="00406014">
        <w:rPr>
          <w:noProof/>
          <w:color w:val="000000" w:themeColor="text1"/>
          <w:lang w:val="de-DE"/>
        </w:rPr>
        <w:t>1</w:t>
      </w:r>
      <w:r w:rsidR="00406014">
        <w:rPr>
          <w:color w:val="000000" w:themeColor="text1"/>
          <w:lang w:val="de-DE"/>
        </w:rPr>
        <w:fldChar w:fldCharType="end"/>
      </w:r>
      <w:r w:rsidRPr="00816204">
        <w:rPr>
          <w:color w:val="000000" w:themeColor="text1"/>
          <w:lang w:val="de-DE"/>
        </w:rPr>
        <w:t>: Grobe Zeitplanung</w:t>
      </w:r>
      <w:bookmarkEnd w:id="8"/>
    </w:p>
    <w:p w14:paraId="75A09981" w14:textId="64CDAD76" w:rsidR="008C4B55" w:rsidRPr="00816204" w:rsidRDefault="008C4B55" w:rsidP="008C4B55">
      <w:pPr>
        <w:rPr>
          <w:color w:val="000000" w:themeColor="text1"/>
          <w:lang w:val="de-DE"/>
        </w:rPr>
      </w:pPr>
      <w:bookmarkStart w:id="9" w:name="_Toc62063752"/>
    </w:p>
    <w:p w14:paraId="41846959" w14:textId="77777777" w:rsidR="008C4B55" w:rsidRPr="00816204" w:rsidRDefault="008C4B55" w:rsidP="008C4B55">
      <w:pPr>
        <w:rPr>
          <w:color w:val="000000" w:themeColor="text1"/>
          <w:lang w:val="de-DE"/>
        </w:rPr>
      </w:pPr>
    </w:p>
    <w:p w14:paraId="6B9F0C98" w14:textId="523CFA88" w:rsidR="00BF08D7" w:rsidRPr="0073316E" w:rsidRDefault="00634DC1" w:rsidP="00BF08D7">
      <w:pPr>
        <w:pStyle w:val="berschrift1"/>
        <w:spacing w:line="360" w:lineRule="auto"/>
        <w:jc w:val="both"/>
        <w:rPr>
          <w:rFonts w:ascii="VW Text" w:hAnsi="VW Text"/>
          <w:color w:val="000000" w:themeColor="text1"/>
          <w:lang w:val="de-DE"/>
        </w:rPr>
      </w:pPr>
      <w:bookmarkStart w:id="10" w:name="_Toc107911966"/>
      <w:r w:rsidRPr="0073316E">
        <w:rPr>
          <w:rFonts w:ascii="VW Text" w:hAnsi="VW Text"/>
          <w:color w:val="000000" w:themeColor="text1"/>
          <w:lang w:val="de-DE"/>
        </w:rPr>
        <w:t>3.</w:t>
      </w:r>
      <w:r w:rsidRPr="0073316E">
        <w:rPr>
          <w:rFonts w:ascii="VW Text" w:hAnsi="VW Text"/>
          <w:color w:val="000000" w:themeColor="text1"/>
          <w:lang w:val="de-DE"/>
        </w:rPr>
        <w:tab/>
        <w:t>Durchführung</w:t>
      </w:r>
      <w:bookmarkEnd w:id="9"/>
      <w:bookmarkEnd w:id="10"/>
    </w:p>
    <w:p w14:paraId="05FC2059" w14:textId="77777777" w:rsidR="004B20C6" w:rsidRDefault="004B20C6" w:rsidP="00290814">
      <w:pPr>
        <w:rPr>
          <w:lang w:val="de-DE"/>
        </w:rPr>
      </w:pPr>
    </w:p>
    <w:p w14:paraId="14257845" w14:textId="5B9C4F0F" w:rsidR="008D5946" w:rsidRPr="00EA56AD" w:rsidRDefault="00290814" w:rsidP="00C16043">
      <w:pPr>
        <w:spacing w:line="360" w:lineRule="auto"/>
        <w:jc w:val="both"/>
        <w:rPr>
          <w:color w:val="000000" w:themeColor="text1"/>
          <w:sz w:val="24"/>
          <w:szCs w:val="24"/>
          <w:lang w:val="de-DE"/>
        </w:rPr>
      </w:pPr>
      <w:r w:rsidRPr="00EA56AD">
        <w:rPr>
          <w:color w:val="000000" w:themeColor="text1"/>
          <w:sz w:val="24"/>
          <w:szCs w:val="24"/>
          <w:lang w:val="de-DE"/>
        </w:rPr>
        <w:t>Nach der groben Projektplanung wurde</w:t>
      </w:r>
      <w:r w:rsidR="008D5946" w:rsidRPr="00EA56AD">
        <w:rPr>
          <w:color w:val="000000" w:themeColor="text1"/>
          <w:sz w:val="24"/>
          <w:szCs w:val="24"/>
          <w:lang w:val="de-DE"/>
        </w:rPr>
        <w:t xml:space="preserve"> ein </w:t>
      </w:r>
      <w:proofErr w:type="spellStart"/>
      <w:r w:rsidR="008D5946" w:rsidRPr="00EA56AD">
        <w:rPr>
          <w:color w:val="000000" w:themeColor="text1"/>
          <w:sz w:val="24"/>
          <w:szCs w:val="24"/>
          <w:lang w:val="de-DE"/>
        </w:rPr>
        <w:t>React</w:t>
      </w:r>
      <w:proofErr w:type="spellEnd"/>
      <w:r w:rsidR="008D5946" w:rsidRPr="00EA56AD">
        <w:rPr>
          <w:color w:val="000000" w:themeColor="text1"/>
          <w:sz w:val="24"/>
          <w:szCs w:val="24"/>
          <w:lang w:val="de-DE"/>
        </w:rPr>
        <w:t>-Client (Frontend) mit ‚</w:t>
      </w:r>
      <w:proofErr w:type="spellStart"/>
      <w:r w:rsidR="008D5946" w:rsidRPr="00EA56AD">
        <w:rPr>
          <w:color w:val="000000" w:themeColor="text1"/>
          <w:sz w:val="24"/>
          <w:szCs w:val="24"/>
          <w:lang w:val="de-DE"/>
        </w:rPr>
        <w:t>npx</w:t>
      </w:r>
      <w:proofErr w:type="spellEnd"/>
      <w:r w:rsidR="008D5946" w:rsidRPr="00EA56AD">
        <w:rPr>
          <w:color w:val="000000" w:themeColor="text1"/>
          <w:sz w:val="24"/>
          <w:szCs w:val="24"/>
          <w:lang w:val="de-DE"/>
        </w:rPr>
        <w:t xml:space="preserve"> </w:t>
      </w:r>
      <w:proofErr w:type="spellStart"/>
      <w:r w:rsidR="008D5946" w:rsidRPr="00EA56AD">
        <w:rPr>
          <w:color w:val="000000" w:themeColor="text1"/>
          <w:sz w:val="24"/>
          <w:szCs w:val="24"/>
          <w:lang w:val="de-DE"/>
        </w:rPr>
        <w:t>create</w:t>
      </w:r>
      <w:proofErr w:type="spellEnd"/>
      <w:r w:rsidR="008D5946" w:rsidRPr="00EA56AD">
        <w:rPr>
          <w:color w:val="000000" w:themeColor="text1"/>
          <w:sz w:val="24"/>
          <w:szCs w:val="24"/>
          <w:lang w:val="de-DE"/>
        </w:rPr>
        <w:t>-</w:t>
      </w:r>
      <w:proofErr w:type="spellStart"/>
      <w:r w:rsidR="008D5946" w:rsidRPr="00EA56AD">
        <w:rPr>
          <w:color w:val="000000" w:themeColor="text1"/>
          <w:sz w:val="24"/>
          <w:szCs w:val="24"/>
          <w:lang w:val="de-DE"/>
        </w:rPr>
        <w:t>react</w:t>
      </w:r>
      <w:proofErr w:type="spellEnd"/>
      <w:r w:rsidR="008D5946" w:rsidRPr="00EA56AD">
        <w:rPr>
          <w:color w:val="000000" w:themeColor="text1"/>
          <w:sz w:val="24"/>
          <w:szCs w:val="24"/>
          <w:lang w:val="de-DE"/>
        </w:rPr>
        <w:t xml:space="preserve">-app‘, sowie eine Java Spring Boot </w:t>
      </w:r>
      <w:proofErr w:type="spellStart"/>
      <w:r w:rsidR="008D5946" w:rsidRPr="00EA56AD">
        <w:rPr>
          <w:color w:val="000000" w:themeColor="text1"/>
          <w:sz w:val="24"/>
          <w:szCs w:val="24"/>
          <w:lang w:val="de-DE"/>
        </w:rPr>
        <w:t>Application</w:t>
      </w:r>
      <w:proofErr w:type="spellEnd"/>
      <w:r w:rsidR="008D5946" w:rsidRPr="00EA56AD">
        <w:rPr>
          <w:color w:val="000000" w:themeColor="text1"/>
          <w:sz w:val="24"/>
          <w:szCs w:val="24"/>
          <w:lang w:val="de-DE"/>
        </w:rPr>
        <w:t xml:space="preserve"> (Backend) mit dem Spring </w:t>
      </w:r>
      <w:proofErr w:type="spellStart"/>
      <w:r w:rsidR="008D5946" w:rsidRPr="00EA56AD">
        <w:rPr>
          <w:color w:val="000000" w:themeColor="text1"/>
          <w:sz w:val="24"/>
          <w:szCs w:val="24"/>
          <w:lang w:val="de-DE"/>
        </w:rPr>
        <w:t>Initializr</w:t>
      </w:r>
      <w:proofErr w:type="spellEnd"/>
      <w:r w:rsidR="008D5946" w:rsidRPr="00EA56AD">
        <w:rPr>
          <w:color w:val="000000" w:themeColor="text1"/>
          <w:sz w:val="24"/>
          <w:szCs w:val="24"/>
          <w:lang w:val="de-DE"/>
        </w:rPr>
        <w:t xml:space="preserve"> erstellt. Diese wurden dann dem vorab geklonten </w:t>
      </w:r>
      <w:proofErr w:type="spellStart"/>
      <w:r w:rsidR="008D5946" w:rsidRPr="00EA56AD">
        <w:rPr>
          <w:color w:val="000000" w:themeColor="text1"/>
          <w:sz w:val="24"/>
          <w:szCs w:val="24"/>
          <w:lang w:val="de-DE"/>
        </w:rPr>
        <w:t>Gruppenrepository</w:t>
      </w:r>
      <w:proofErr w:type="spellEnd"/>
      <w:r w:rsidR="008D5946" w:rsidRPr="00EA56AD">
        <w:rPr>
          <w:color w:val="000000" w:themeColor="text1"/>
          <w:sz w:val="24"/>
          <w:szCs w:val="24"/>
          <w:lang w:val="de-DE"/>
        </w:rPr>
        <w:t xml:space="preserve"> hinzugefügt, damit alle Projektbeteiligten Zugriff auf den gesamten Quellcode haben.</w:t>
      </w:r>
    </w:p>
    <w:p w14:paraId="60AC23EB" w14:textId="4DD36856" w:rsidR="008D5946" w:rsidRPr="00EA56AD" w:rsidRDefault="00C16043" w:rsidP="00C16043">
      <w:pPr>
        <w:spacing w:line="360" w:lineRule="auto"/>
        <w:jc w:val="both"/>
        <w:rPr>
          <w:color w:val="000000" w:themeColor="text1"/>
          <w:sz w:val="24"/>
          <w:szCs w:val="24"/>
          <w:lang w:val="de-DE"/>
        </w:rPr>
      </w:pPr>
      <w:r w:rsidRPr="00EA56AD">
        <w:rPr>
          <w:color w:val="000000" w:themeColor="text1"/>
          <w:sz w:val="24"/>
          <w:szCs w:val="24"/>
          <w:lang w:val="de-DE"/>
        </w:rPr>
        <w:lastRenderedPageBreak/>
        <w:t xml:space="preserve">Tägliche </w:t>
      </w:r>
      <w:proofErr w:type="spellStart"/>
      <w:r w:rsidRPr="00EA56AD">
        <w:rPr>
          <w:color w:val="000000" w:themeColor="text1"/>
          <w:sz w:val="24"/>
          <w:szCs w:val="24"/>
          <w:lang w:val="de-DE"/>
        </w:rPr>
        <w:t>Standups</w:t>
      </w:r>
      <w:proofErr w:type="spellEnd"/>
      <w:r w:rsidRPr="00EA56AD">
        <w:rPr>
          <w:color w:val="000000" w:themeColor="text1"/>
          <w:sz w:val="24"/>
          <w:szCs w:val="24"/>
          <w:lang w:val="de-DE"/>
        </w:rPr>
        <w:t xml:space="preserve"> am Morgen dienten dazu die Tagesziele zu definieren. An Tagesende wurde eine Retrospektive durchgeführt, um über die Fortschritte des Tages und aufgetretene Probleme zu sprechen und diese, falls möglich, in den nächsten Sprints abzustellen.</w:t>
      </w:r>
    </w:p>
    <w:p w14:paraId="712070D3" w14:textId="049548A4" w:rsidR="008D5946" w:rsidRPr="00EA56AD" w:rsidRDefault="008D5946" w:rsidP="00290814">
      <w:pPr>
        <w:rPr>
          <w:color w:val="FFD966" w:themeColor="accent4" w:themeTint="99"/>
          <w:lang w:val="de-DE"/>
        </w:rPr>
      </w:pPr>
    </w:p>
    <w:p w14:paraId="67D555D0" w14:textId="77777777" w:rsidR="00C16043" w:rsidRPr="00EA56AD" w:rsidRDefault="00C16043" w:rsidP="008C4B55">
      <w:pPr>
        <w:spacing w:line="360" w:lineRule="auto"/>
        <w:jc w:val="both"/>
        <w:rPr>
          <w:color w:val="FFD966" w:themeColor="accent4" w:themeTint="99"/>
          <w:sz w:val="24"/>
          <w:szCs w:val="24"/>
          <w:lang w:val="de-DE"/>
        </w:rPr>
      </w:pPr>
    </w:p>
    <w:p w14:paraId="5D614108" w14:textId="389629E9" w:rsidR="00634DC1" w:rsidRPr="00056B75" w:rsidRDefault="00634DC1" w:rsidP="0013175E">
      <w:pPr>
        <w:pStyle w:val="berschrift2"/>
        <w:spacing w:line="360" w:lineRule="auto"/>
        <w:jc w:val="both"/>
        <w:rPr>
          <w:rFonts w:ascii="VW Text" w:hAnsi="VW Text"/>
          <w:color w:val="000000" w:themeColor="text1"/>
          <w:lang w:val="de-DE"/>
        </w:rPr>
      </w:pPr>
      <w:bookmarkStart w:id="11" w:name="_Toc62063753"/>
      <w:bookmarkStart w:id="12" w:name="_Toc107911967"/>
      <w:r w:rsidRPr="00056B75">
        <w:rPr>
          <w:rFonts w:ascii="VW Text" w:hAnsi="VW Text"/>
          <w:color w:val="000000" w:themeColor="text1"/>
          <w:lang w:val="de-DE"/>
        </w:rPr>
        <w:t>3.2</w:t>
      </w:r>
      <w:r w:rsidRPr="00056B75">
        <w:rPr>
          <w:rFonts w:ascii="VW Text" w:hAnsi="VW Text"/>
          <w:color w:val="000000" w:themeColor="text1"/>
          <w:lang w:val="de-DE"/>
        </w:rPr>
        <w:tab/>
        <w:t>Design</w:t>
      </w:r>
      <w:bookmarkEnd w:id="11"/>
      <w:bookmarkEnd w:id="12"/>
    </w:p>
    <w:p w14:paraId="73D2B458" w14:textId="755D98F7" w:rsidR="00B12460" w:rsidRDefault="00B12460" w:rsidP="00B12460">
      <w:pPr>
        <w:rPr>
          <w:lang w:val="de-DE"/>
        </w:rPr>
      </w:pPr>
    </w:p>
    <w:p w14:paraId="22C22575" w14:textId="0208E31E" w:rsidR="00B12460" w:rsidRDefault="00416BA1" w:rsidP="00056B75">
      <w:pPr>
        <w:spacing w:line="360" w:lineRule="auto"/>
        <w:jc w:val="both"/>
        <w:rPr>
          <w:color w:val="000000" w:themeColor="text1"/>
          <w:sz w:val="24"/>
          <w:szCs w:val="24"/>
          <w:lang w:val="de-DE"/>
        </w:rPr>
      </w:pPr>
      <w:r>
        <w:rPr>
          <w:color w:val="000000" w:themeColor="text1"/>
          <w:sz w:val="24"/>
          <w:szCs w:val="24"/>
          <w:lang w:val="de-DE"/>
        </w:rPr>
        <w:t xml:space="preserve">Das Design der App sollte </w:t>
      </w:r>
      <w:proofErr w:type="spellStart"/>
      <w:r>
        <w:rPr>
          <w:color w:val="000000" w:themeColor="text1"/>
          <w:sz w:val="24"/>
          <w:szCs w:val="24"/>
          <w:lang w:val="de-DE"/>
        </w:rPr>
        <w:t>möglichs</w:t>
      </w:r>
      <w:proofErr w:type="spellEnd"/>
      <w:r>
        <w:rPr>
          <w:color w:val="000000" w:themeColor="text1"/>
          <w:sz w:val="24"/>
          <w:szCs w:val="24"/>
          <w:lang w:val="de-DE"/>
        </w:rPr>
        <w:t xml:space="preserve"> einfach und intuitiv sein. Daher entschieden wir uns </w:t>
      </w:r>
      <w:r w:rsidR="006B2070">
        <w:rPr>
          <w:color w:val="000000" w:themeColor="text1"/>
          <w:sz w:val="24"/>
          <w:szCs w:val="24"/>
          <w:lang w:val="de-DE"/>
        </w:rPr>
        <w:t xml:space="preserve">dafür, </w:t>
      </w:r>
      <w:r>
        <w:rPr>
          <w:color w:val="000000" w:themeColor="text1"/>
          <w:sz w:val="24"/>
          <w:szCs w:val="24"/>
          <w:lang w:val="de-DE"/>
        </w:rPr>
        <w:t>möglichst viele der relevanten Informationen bereits auf der Startseite anzuzeigen</w:t>
      </w:r>
      <w:r w:rsidR="00B12460" w:rsidRPr="00056B75">
        <w:rPr>
          <w:color w:val="000000" w:themeColor="text1"/>
          <w:sz w:val="24"/>
          <w:szCs w:val="24"/>
          <w:lang w:val="de-DE"/>
        </w:rPr>
        <w:t xml:space="preserve">. </w:t>
      </w:r>
      <w:r w:rsidR="006B2070">
        <w:rPr>
          <w:color w:val="000000" w:themeColor="text1"/>
          <w:sz w:val="24"/>
          <w:szCs w:val="24"/>
          <w:lang w:val="de-DE"/>
        </w:rPr>
        <w:t xml:space="preserve">Um den User auch in den anderen Bereichen der Anwendung sofort abzuholen, wurde über alle Seiten ein einheitlicher Header verwendet, über den auch die Navigation abläuft. </w:t>
      </w:r>
      <w:r w:rsidR="00354A13">
        <w:rPr>
          <w:color w:val="000000" w:themeColor="text1"/>
          <w:sz w:val="24"/>
          <w:szCs w:val="24"/>
          <w:lang w:val="de-DE"/>
        </w:rPr>
        <w:t xml:space="preserve">Insgesamt verfügt die Anwendung über drei </w:t>
      </w:r>
      <w:proofErr w:type="spellStart"/>
      <w:r w:rsidR="00354A13">
        <w:rPr>
          <w:color w:val="000000" w:themeColor="text1"/>
          <w:sz w:val="24"/>
          <w:szCs w:val="24"/>
          <w:lang w:val="de-DE"/>
        </w:rPr>
        <w:t>Ansicheten</w:t>
      </w:r>
      <w:proofErr w:type="spellEnd"/>
      <w:r w:rsidR="00354A13">
        <w:rPr>
          <w:color w:val="000000" w:themeColor="text1"/>
          <w:sz w:val="24"/>
          <w:szCs w:val="24"/>
          <w:lang w:val="de-DE"/>
        </w:rPr>
        <w:t xml:space="preserve">, die im </w:t>
      </w:r>
      <w:proofErr w:type="spellStart"/>
      <w:proofErr w:type="gramStart"/>
      <w:r w:rsidR="00354A13">
        <w:rPr>
          <w:color w:val="000000" w:themeColor="text1"/>
          <w:sz w:val="24"/>
          <w:szCs w:val="24"/>
          <w:lang w:val="de-DE"/>
        </w:rPr>
        <w:t>folgenden</w:t>
      </w:r>
      <w:proofErr w:type="spellEnd"/>
      <w:proofErr w:type="gramEnd"/>
      <w:r w:rsidR="00354A13">
        <w:rPr>
          <w:color w:val="000000" w:themeColor="text1"/>
          <w:sz w:val="24"/>
          <w:szCs w:val="24"/>
          <w:lang w:val="de-DE"/>
        </w:rPr>
        <w:t xml:space="preserve"> kurz vorgestellt werden:</w:t>
      </w:r>
    </w:p>
    <w:p w14:paraId="1A9B539C" w14:textId="0451AE4D" w:rsidR="003A7ABD" w:rsidRDefault="003A7ABD" w:rsidP="00056B75">
      <w:pPr>
        <w:spacing w:line="360" w:lineRule="auto"/>
        <w:jc w:val="both"/>
        <w:rPr>
          <w:color w:val="000000" w:themeColor="text1"/>
          <w:sz w:val="24"/>
          <w:szCs w:val="24"/>
          <w:lang w:val="de-DE"/>
        </w:rPr>
      </w:pPr>
    </w:p>
    <w:p w14:paraId="40F8A720" w14:textId="1E304EAB" w:rsidR="00056B75" w:rsidRDefault="00056B75" w:rsidP="00056B75">
      <w:pPr>
        <w:spacing w:line="360" w:lineRule="auto"/>
        <w:jc w:val="both"/>
        <w:rPr>
          <w:color w:val="000000" w:themeColor="text1"/>
          <w:sz w:val="24"/>
          <w:szCs w:val="24"/>
          <w:lang w:val="de-DE"/>
        </w:rPr>
      </w:pPr>
    </w:p>
    <w:p w14:paraId="1B41B7AE" w14:textId="74C716AE" w:rsidR="00056B75" w:rsidRDefault="00354A13" w:rsidP="00056B75">
      <w:pPr>
        <w:keepNext/>
        <w:spacing w:line="360" w:lineRule="auto"/>
        <w:jc w:val="both"/>
      </w:pPr>
      <w:r w:rsidRPr="00354A13">
        <w:rPr>
          <w:noProof/>
          <w:color w:val="000000" w:themeColor="text1"/>
          <w:sz w:val="24"/>
          <w:szCs w:val="24"/>
          <w:lang w:val="de-DE"/>
        </w:rPr>
        <w:drawing>
          <wp:inline distT="0" distB="0" distL="0" distR="0" wp14:anchorId="0D0970AC" wp14:editId="3E343AF8">
            <wp:extent cx="5731510" cy="379349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3490"/>
                    </a:xfrm>
                    <a:prstGeom prst="rect">
                      <a:avLst/>
                    </a:prstGeom>
                  </pic:spPr>
                </pic:pic>
              </a:graphicData>
            </a:graphic>
          </wp:inline>
        </w:drawing>
      </w:r>
      <w:r w:rsidRPr="00354A13">
        <w:rPr>
          <w:noProof/>
          <w:color w:val="000000" w:themeColor="text1"/>
          <w:sz w:val="24"/>
          <w:szCs w:val="24"/>
          <w:lang w:val="de-DE"/>
        </w:rPr>
        <w:t xml:space="preserve"> </w:t>
      </w:r>
      <w:r w:rsidR="00056B75">
        <w:rPr>
          <w:noProof/>
          <w:color w:val="000000" w:themeColor="text1"/>
          <w:sz w:val="24"/>
          <w:szCs w:val="24"/>
          <w:lang w:val="de-DE"/>
        </w:rPr>
        <w:lastRenderedPageBreak/>
        <w:drawing>
          <wp:inline distT="0" distB="0" distL="0" distR="0" wp14:anchorId="45AFC85E" wp14:editId="3208EEFA">
            <wp:extent cx="5807413" cy="3763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3363" cy="3838438"/>
                    </a:xfrm>
                    <a:prstGeom prst="rect">
                      <a:avLst/>
                    </a:prstGeom>
                  </pic:spPr>
                </pic:pic>
              </a:graphicData>
            </a:graphic>
          </wp:inline>
        </w:drawing>
      </w:r>
    </w:p>
    <w:p w14:paraId="3E46BA02" w14:textId="6979529D" w:rsidR="00056B75" w:rsidRPr="00056B75" w:rsidRDefault="00056B75" w:rsidP="00056B75">
      <w:pPr>
        <w:pStyle w:val="Beschriftung"/>
        <w:jc w:val="both"/>
        <w:rPr>
          <w:lang w:val="de-DE"/>
        </w:rPr>
      </w:pPr>
      <w:bookmarkStart w:id="13" w:name="_Toc107922760"/>
      <w:r w:rsidRPr="00056B75">
        <w:rPr>
          <w:lang w:val="de-DE"/>
        </w:rPr>
        <w:t xml:space="preserve">Abbildung </w:t>
      </w:r>
      <w:r>
        <w:fldChar w:fldCharType="begin"/>
      </w:r>
      <w:r w:rsidRPr="00056B75">
        <w:rPr>
          <w:lang w:val="de-DE"/>
        </w:rPr>
        <w:instrText xml:space="preserve"> SEQ Abbildung \* ARABIC </w:instrText>
      </w:r>
      <w:r>
        <w:fldChar w:fldCharType="separate"/>
      </w:r>
      <w:r w:rsidR="0071575B">
        <w:rPr>
          <w:noProof/>
          <w:lang w:val="de-DE"/>
        </w:rPr>
        <w:t>1</w:t>
      </w:r>
      <w:r>
        <w:fldChar w:fldCharType="end"/>
      </w:r>
      <w:r w:rsidRPr="00056B75">
        <w:rPr>
          <w:lang w:val="de-DE"/>
        </w:rPr>
        <w:t xml:space="preserve"> – Startseite</w:t>
      </w:r>
      <w:bookmarkEnd w:id="13"/>
    </w:p>
    <w:p w14:paraId="1E6E03DC" w14:textId="48B9612C" w:rsidR="00056B75" w:rsidRPr="00056B75" w:rsidRDefault="00056B75" w:rsidP="00056B75">
      <w:pPr>
        <w:rPr>
          <w:lang w:val="de-DE"/>
        </w:rPr>
      </w:pPr>
    </w:p>
    <w:p w14:paraId="0AD1BEA3" w14:textId="098D15EF" w:rsidR="00056B75" w:rsidRDefault="006954C4" w:rsidP="001C75A0">
      <w:pPr>
        <w:spacing w:line="360" w:lineRule="auto"/>
        <w:jc w:val="both"/>
        <w:rPr>
          <w:color w:val="000000" w:themeColor="text1"/>
          <w:sz w:val="24"/>
          <w:szCs w:val="24"/>
          <w:lang w:val="de-DE"/>
        </w:rPr>
      </w:pPr>
      <w:r w:rsidRPr="001C75A0">
        <w:rPr>
          <w:color w:val="000000" w:themeColor="text1"/>
          <w:sz w:val="24"/>
          <w:szCs w:val="24"/>
          <w:lang w:val="de-DE"/>
        </w:rPr>
        <w:t xml:space="preserve">Die Startseite soll aus einer Kopfzeile </w:t>
      </w:r>
      <w:r w:rsidR="001C75A0" w:rsidRPr="001C75A0">
        <w:rPr>
          <w:color w:val="000000" w:themeColor="text1"/>
          <w:sz w:val="24"/>
          <w:szCs w:val="24"/>
          <w:lang w:val="de-DE"/>
        </w:rPr>
        <w:t>bestehen,</w:t>
      </w:r>
      <w:r w:rsidRPr="001C75A0">
        <w:rPr>
          <w:color w:val="000000" w:themeColor="text1"/>
          <w:sz w:val="24"/>
          <w:szCs w:val="24"/>
          <w:lang w:val="de-DE"/>
        </w:rPr>
        <w:t xml:space="preserve"> die dem Nutzer </w:t>
      </w:r>
      <w:r w:rsidR="001C75A0" w:rsidRPr="001C75A0">
        <w:rPr>
          <w:color w:val="000000" w:themeColor="text1"/>
          <w:sz w:val="24"/>
          <w:szCs w:val="24"/>
          <w:lang w:val="de-DE"/>
        </w:rPr>
        <w:t>zeigt in welche Applikation er sich befindet und soll zusätzlich die Möglichkeit bieten eine bestehende Konfiguration per eindeutiger Identifikationsnummer zu laden. Darunter soll</w:t>
      </w:r>
      <w:r w:rsidR="00056B75" w:rsidRPr="001C75A0">
        <w:rPr>
          <w:color w:val="000000" w:themeColor="text1"/>
          <w:sz w:val="24"/>
          <w:szCs w:val="24"/>
          <w:lang w:val="de-DE"/>
        </w:rPr>
        <w:t xml:space="preserve"> dem Benutzer eine Reihe an Varianten zur Auswahl geboten werden. Diese </w:t>
      </w:r>
      <w:r w:rsidR="001C75A0" w:rsidRPr="001C75A0">
        <w:rPr>
          <w:color w:val="000000" w:themeColor="text1"/>
          <w:sz w:val="24"/>
          <w:szCs w:val="24"/>
          <w:lang w:val="de-DE"/>
        </w:rPr>
        <w:t>b</w:t>
      </w:r>
      <w:r w:rsidR="00056B75" w:rsidRPr="001C75A0">
        <w:rPr>
          <w:color w:val="000000" w:themeColor="text1"/>
          <w:sz w:val="24"/>
          <w:szCs w:val="24"/>
          <w:lang w:val="de-DE"/>
        </w:rPr>
        <w:t xml:space="preserve">eschreiben jeweils eine </w:t>
      </w:r>
      <w:r w:rsidRPr="001C75A0">
        <w:rPr>
          <w:color w:val="000000" w:themeColor="text1"/>
          <w:sz w:val="24"/>
          <w:szCs w:val="24"/>
          <w:lang w:val="de-DE"/>
        </w:rPr>
        <w:t xml:space="preserve">vorkonfigurierte </w:t>
      </w:r>
      <w:r w:rsidR="00056B75" w:rsidRPr="001C75A0">
        <w:rPr>
          <w:color w:val="000000" w:themeColor="text1"/>
          <w:sz w:val="24"/>
          <w:szCs w:val="24"/>
          <w:lang w:val="de-DE"/>
        </w:rPr>
        <w:t>Aus</w:t>
      </w:r>
      <w:r w:rsidRPr="001C75A0">
        <w:rPr>
          <w:color w:val="000000" w:themeColor="text1"/>
          <w:sz w:val="24"/>
          <w:szCs w:val="24"/>
          <w:lang w:val="de-DE"/>
        </w:rPr>
        <w:t>s</w:t>
      </w:r>
      <w:r w:rsidR="00056B75" w:rsidRPr="001C75A0">
        <w:rPr>
          <w:color w:val="000000" w:themeColor="text1"/>
          <w:sz w:val="24"/>
          <w:szCs w:val="24"/>
          <w:lang w:val="de-DE"/>
        </w:rPr>
        <w:t>t</w:t>
      </w:r>
      <w:r w:rsidRPr="001C75A0">
        <w:rPr>
          <w:color w:val="000000" w:themeColor="text1"/>
          <w:sz w:val="24"/>
          <w:szCs w:val="24"/>
          <w:lang w:val="de-DE"/>
        </w:rPr>
        <w:t>a</w:t>
      </w:r>
      <w:r w:rsidR="00056B75" w:rsidRPr="001C75A0">
        <w:rPr>
          <w:color w:val="000000" w:themeColor="text1"/>
          <w:sz w:val="24"/>
          <w:szCs w:val="24"/>
          <w:lang w:val="de-DE"/>
        </w:rPr>
        <w:t>ttungslinie</w:t>
      </w:r>
      <w:r w:rsidRPr="001C75A0">
        <w:rPr>
          <w:color w:val="000000" w:themeColor="text1"/>
          <w:sz w:val="24"/>
          <w:szCs w:val="24"/>
          <w:lang w:val="de-DE"/>
        </w:rPr>
        <w:t xml:space="preserve"> </w:t>
      </w:r>
      <w:r w:rsidR="00056B75" w:rsidRPr="001C75A0">
        <w:rPr>
          <w:color w:val="000000" w:themeColor="text1"/>
          <w:sz w:val="24"/>
          <w:szCs w:val="24"/>
          <w:lang w:val="de-DE"/>
        </w:rPr>
        <w:t xml:space="preserve">und können jeweils </w:t>
      </w:r>
      <w:r w:rsidRPr="001C75A0">
        <w:rPr>
          <w:color w:val="000000" w:themeColor="text1"/>
          <w:sz w:val="24"/>
          <w:szCs w:val="24"/>
          <w:lang w:val="de-DE"/>
        </w:rPr>
        <w:t xml:space="preserve">durch einen Klick auf „Konfigurieren“ individualisiert werden. </w:t>
      </w:r>
    </w:p>
    <w:p w14:paraId="0217D1E2" w14:textId="66DB6B18" w:rsidR="001C75A0" w:rsidRDefault="001C75A0" w:rsidP="001C75A0">
      <w:pPr>
        <w:spacing w:line="360" w:lineRule="auto"/>
        <w:jc w:val="both"/>
        <w:rPr>
          <w:color w:val="000000" w:themeColor="text1"/>
          <w:sz w:val="24"/>
          <w:szCs w:val="24"/>
          <w:lang w:val="de-DE"/>
        </w:rPr>
      </w:pPr>
    </w:p>
    <w:p w14:paraId="0AA86711" w14:textId="77777777" w:rsidR="001C75A0" w:rsidRPr="001C75A0" w:rsidRDefault="001C75A0" w:rsidP="001C75A0">
      <w:pPr>
        <w:spacing w:line="360" w:lineRule="auto"/>
        <w:jc w:val="both"/>
        <w:rPr>
          <w:color w:val="000000" w:themeColor="text1"/>
          <w:sz w:val="24"/>
          <w:szCs w:val="24"/>
          <w:lang w:val="de-DE"/>
        </w:rPr>
      </w:pPr>
    </w:p>
    <w:p w14:paraId="5419EF87" w14:textId="77777777" w:rsidR="001C75A0" w:rsidRDefault="001C75A0" w:rsidP="001C75A0">
      <w:pPr>
        <w:keepNext/>
        <w:spacing w:line="360" w:lineRule="auto"/>
        <w:jc w:val="both"/>
      </w:pPr>
      <w:r>
        <w:rPr>
          <w:noProof/>
          <w:color w:val="000000" w:themeColor="text1"/>
          <w:sz w:val="24"/>
          <w:szCs w:val="24"/>
          <w:lang w:val="de-DE"/>
        </w:rPr>
        <w:lastRenderedPageBreak/>
        <w:drawing>
          <wp:inline distT="0" distB="0" distL="0" distR="0" wp14:anchorId="21142CB7" wp14:editId="48BF6166">
            <wp:extent cx="4319081" cy="274476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8415" cy="2839665"/>
                    </a:xfrm>
                    <a:prstGeom prst="rect">
                      <a:avLst/>
                    </a:prstGeom>
                  </pic:spPr>
                </pic:pic>
              </a:graphicData>
            </a:graphic>
          </wp:inline>
        </w:drawing>
      </w:r>
    </w:p>
    <w:p w14:paraId="42E9410F" w14:textId="3CCD978B" w:rsidR="00056B75" w:rsidRDefault="001C75A0" w:rsidP="001C75A0">
      <w:pPr>
        <w:pStyle w:val="Beschriftung"/>
        <w:jc w:val="both"/>
        <w:rPr>
          <w:color w:val="000000" w:themeColor="text1"/>
          <w:sz w:val="24"/>
          <w:szCs w:val="24"/>
          <w:lang w:val="de-DE"/>
        </w:rPr>
      </w:pPr>
      <w:bookmarkStart w:id="14" w:name="_Toc107922761"/>
      <w:r w:rsidRPr="00AA1845">
        <w:rPr>
          <w:lang w:val="de-DE"/>
        </w:rPr>
        <w:t xml:space="preserve">Abbildung </w:t>
      </w:r>
      <w:r>
        <w:fldChar w:fldCharType="begin"/>
      </w:r>
      <w:r w:rsidRPr="00AA1845">
        <w:rPr>
          <w:lang w:val="de-DE"/>
        </w:rPr>
        <w:instrText xml:space="preserve"> SEQ Abbildung \* ARABIC </w:instrText>
      </w:r>
      <w:r>
        <w:fldChar w:fldCharType="separate"/>
      </w:r>
      <w:r w:rsidR="0071575B">
        <w:rPr>
          <w:noProof/>
          <w:lang w:val="de-DE"/>
        </w:rPr>
        <w:t>2</w:t>
      </w:r>
      <w:r>
        <w:fldChar w:fldCharType="end"/>
      </w:r>
      <w:r w:rsidRPr="00AA1845">
        <w:rPr>
          <w:lang w:val="de-DE"/>
        </w:rPr>
        <w:t xml:space="preserve"> - Konfiguration der Komponenten</w:t>
      </w:r>
      <w:bookmarkEnd w:id="14"/>
    </w:p>
    <w:p w14:paraId="6979916A" w14:textId="15E0D288" w:rsidR="00056B75" w:rsidRDefault="00056B75" w:rsidP="00056B75">
      <w:pPr>
        <w:spacing w:line="360" w:lineRule="auto"/>
        <w:jc w:val="both"/>
        <w:rPr>
          <w:color w:val="000000" w:themeColor="text1"/>
          <w:sz w:val="24"/>
          <w:szCs w:val="24"/>
          <w:lang w:val="de-DE"/>
        </w:rPr>
      </w:pPr>
    </w:p>
    <w:p w14:paraId="6CF95D62" w14:textId="08AB3B1B" w:rsidR="001C75A0" w:rsidRDefault="001C75A0" w:rsidP="00056B75">
      <w:pPr>
        <w:spacing w:line="360" w:lineRule="auto"/>
        <w:jc w:val="both"/>
        <w:rPr>
          <w:color w:val="000000" w:themeColor="text1"/>
          <w:sz w:val="24"/>
          <w:szCs w:val="24"/>
          <w:lang w:val="de-DE"/>
        </w:rPr>
      </w:pPr>
      <w:r>
        <w:rPr>
          <w:color w:val="000000" w:themeColor="text1"/>
          <w:sz w:val="24"/>
          <w:szCs w:val="24"/>
          <w:lang w:val="de-DE"/>
        </w:rPr>
        <w:t xml:space="preserve">Nach dem Start einer Konfiguration soll dem Nutzer </w:t>
      </w:r>
      <w:r w:rsidR="00241CF5">
        <w:rPr>
          <w:color w:val="000000" w:themeColor="text1"/>
          <w:sz w:val="24"/>
          <w:szCs w:val="24"/>
          <w:lang w:val="de-DE"/>
        </w:rPr>
        <w:t>die</w:t>
      </w:r>
      <w:r>
        <w:rPr>
          <w:color w:val="000000" w:themeColor="text1"/>
          <w:sz w:val="24"/>
          <w:szCs w:val="24"/>
          <w:lang w:val="de-DE"/>
        </w:rPr>
        <w:t xml:space="preserve"> gewählte Variante</w:t>
      </w:r>
      <w:r w:rsidR="00241CF5">
        <w:rPr>
          <w:color w:val="000000" w:themeColor="text1"/>
          <w:sz w:val="24"/>
          <w:szCs w:val="24"/>
          <w:lang w:val="de-DE"/>
        </w:rPr>
        <w:t xml:space="preserve"> samt Auswahlmöglichkeiten des jeweilige Konfigurationsschritts angezeigt werden. Hierbei wird dem Nutzer jederzeit der aktuell kalkulierte Preis seiner Konfiguration angezeigt und er hat die Möglichkeit die Konfiguration zu jedem Zeitpunkt zu sichern. Diese Ansicht soll nach Möglichkeit für jede Konfigurationskomponente einheitlich aussehen, um eine gute </w:t>
      </w:r>
      <w:proofErr w:type="spellStart"/>
      <w:r w:rsidR="00241CF5">
        <w:rPr>
          <w:color w:val="000000" w:themeColor="text1"/>
          <w:sz w:val="24"/>
          <w:szCs w:val="24"/>
          <w:lang w:val="de-DE"/>
        </w:rPr>
        <w:t>usability</w:t>
      </w:r>
      <w:proofErr w:type="spellEnd"/>
      <w:r w:rsidR="00241CF5">
        <w:rPr>
          <w:color w:val="000000" w:themeColor="text1"/>
          <w:sz w:val="24"/>
          <w:szCs w:val="24"/>
          <w:lang w:val="de-DE"/>
        </w:rPr>
        <w:t xml:space="preserve"> zu gewährleisten. </w:t>
      </w:r>
    </w:p>
    <w:p w14:paraId="190F0D8D" w14:textId="71878C6C" w:rsidR="00241CF5" w:rsidRDefault="00241CF5" w:rsidP="00056B75">
      <w:pPr>
        <w:spacing w:line="360" w:lineRule="auto"/>
        <w:jc w:val="both"/>
        <w:rPr>
          <w:color w:val="000000" w:themeColor="text1"/>
          <w:sz w:val="24"/>
          <w:szCs w:val="24"/>
          <w:lang w:val="de-DE"/>
        </w:rPr>
      </w:pPr>
    </w:p>
    <w:p w14:paraId="489CCDF8" w14:textId="77777777" w:rsidR="00241CF5" w:rsidRDefault="00241CF5" w:rsidP="00241CF5">
      <w:pPr>
        <w:keepNext/>
        <w:spacing w:line="360" w:lineRule="auto"/>
        <w:jc w:val="both"/>
      </w:pPr>
      <w:r>
        <w:rPr>
          <w:noProof/>
          <w:color w:val="000000" w:themeColor="text1"/>
          <w:sz w:val="24"/>
          <w:szCs w:val="24"/>
          <w:lang w:val="de-DE"/>
        </w:rPr>
        <w:drawing>
          <wp:inline distT="0" distB="0" distL="0" distR="0" wp14:anchorId="5351D224" wp14:editId="41723A1C">
            <wp:extent cx="4319081" cy="260121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1237" cy="2620576"/>
                    </a:xfrm>
                    <a:prstGeom prst="rect">
                      <a:avLst/>
                    </a:prstGeom>
                  </pic:spPr>
                </pic:pic>
              </a:graphicData>
            </a:graphic>
          </wp:inline>
        </w:drawing>
      </w:r>
    </w:p>
    <w:p w14:paraId="7822FFE5" w14:textId="46CB8C83" w:rsidR="00241CF5" w:rsidRDefault="00241CF5" w:rsidP="00241CF5">
      <w:pPr>
        <w:pStyle w:val="Beschriftung"/>
        <w:jc w:val="both"/>
        <w:rPr>
          <w:color w:val="000000" w:themeColor="text1"/>
          <w:sz w:val="24"/>
          <w:szCs w:val="24"/>
          <w:lang w:val="de-DE"/>
        </w:rPr>
      </w:pPr>
      <w:bookmarkStart w:id="15" w:name="_Toc107922762"/>
      <w:r w:rsidRPr="00C51EEA">
        <w:rPr>
          <w:lang w:val="de-DE"/>
        </w:rPr>
        <w:t xml:space="preserve">Abbildung </w:t>
      </w:r>
      <w:r>
        <w:fldChar w:fldCharType="begin"/>
      </w:r>
      <w:r w:rsidRPr="00C51EEA">
        <w:rPr>
          <w:lang w:val="de-DE"/>
        </w:rPr>
        <w:instrText xml:space="preserve"> SEQ Abbildung \* ARABIC </w:instrText>
      </w:r>
      <w:r>
        <w:fldChar w:fldCharType="separate"/>
      </w:r>
      <w:r w:rsidR="0071575B">
        <w:rPr>
          <w:noProof/>
          <w:lang w:val="de-DE"/>
        </w:rPr>
        <w:t>3</w:t>
      </w:r>
      <w:r>
        <w:fldChar w:fldCharType="end"/>
      </w:r>
      <w:r w:rsidRPr="00C51EEA">
        <w:rPr>
          <w:lang w:val="de-DE"/>
        </w:rPr>
        <w:t xml:space="preserve"> - Zusammenfassung</w:t>
      </w:r>
      <w:bookmarkEnd w:id="15"/>
    </w:p>
    <w:p w14:paraId="6B016498" w14:textId="77777777" w:rsidR="00241CF5" w:rsidRDefault="00241CF5" w:rsidP="00056B75">
      <w:pPr>
        <w:spacing w:line="360" w:lineRule="auto"/>
        <w:jc w:val="both"/>
        <w:rPr>
          <w:color w:val="000000" w:themeColor="text1"/>
          <w:sz w:val="24"/>
          <w:szCs w:val="24"/>
          <w:lang w:val="de-DE"/>
        </w:rPr>
      </w:pPr>
    </w:p>
    <w:p w14:paraId="4A2B32FA" w14:textId="77777777" w:rsidR="00D25CDA" w:rsidRDefault="00D25CDA" w:rsidP="00056B75">
      <w:pPr>
        <w:spacing w:line="360" w:lineRule="auto"/>
        <w:jc w:val="both"/>
        <w:rPr>
          <w:color w:val="000000" w:themeColor="text1"/>
          <w:sz w:val="24"/>
          <w:szCs w:val="24"/>
          <w:lang w:val="de-DE"/>
        </w:rPr>
      </w:pPr>
    </w:p>
    <w:p w14:paraId="0607733D" w14:textId="325A3836" w:rsidR="00056B75" w:rsidRDefault="00C51EEA" w:rsidP="00056B75">
      <w:pPr>
        <w:spacing w:line="360" w:lineRule="auto"/>
        <w:jc w:val="both"/>
        <w:rPr>
          <w:color w:val="000000" w:themeColor="text1"/>
          <w:sz w:val="24"/>
          <w:szCs w:val="24"/>
          <w:lang w:val="de-DE"/>
        </w:rPr>
      </w:pPr>
      <w:r>
        <w:rPr>
          <w:color w:val="000000" w:themeColor="text1"/>
          <w:sz w:val="24"/>
          <w:szCs w:val="24"/>
          <w:lang w:val="de-DE"/>
        </w:rPr>
        <w:lastRenderedPageBreak/>
        <w:t xml:space="preserve">Nach Auswahl der letzten Komponenten wird dem Benutzer eine Zusammenfassung seiner Konfiguration, bestehend aus Variante und Auflistung der gewählten Komponenten, sowie dem berechneten Endpreis angezeigt. </w:t>
      </w:r>
    </w:p>
    <w:p w14:paraId="5DFD637D" w14:textId="7B7A40CF" w:rsidR="002C4A51" w:rsidRPr="00EA56AD" w:rsidRDefault="002C4A51" w:rsidP="0013175E">
      <w:pPr>
        <w:spacing w:line="360" w:lineRule="auto"/>
        <w:jc w:val="both"/>
        <w:rPr>
          <w:b/>
          <w:bCs/>
          <w:color w:val="FFD966" w:themeColor="accent4" w:themeTint="99"/>
          <w:sz w:val="24"/>
          <w:szCs w:val="24"/>
          <w:lang w:val="de-DE"/>
        </w:rPr>
      </w:pPr>
    </w:p>
    <w:p w14:paraId="2330ECE1" w14:textId="68E37866" w:rsidR="00634DC1" w:rsidRPr="00BE0490" w:rsidRDefault="00634DC1" w:rsidP="0013175E">
      <w:pPr>
        <w:pStyle w:val="berschrift2"/>
        <w:spacing w:line="360" w:lineRule="auto"/>
        <w:jc w:val="both"/>
        <w:rPr>
          <w:rFonts w:ascii="VW Text" w:hAnsi="VW Text"/>
          <w:color w:val="000000" w:themeColor="text1"/>
          <w:lang w:val="de-DE"/>
        </w:rPr>
      </w:pPr>
      <w:bookmarkStart w:id="16" w:name="_Toc62063754"/>
      <w:bookmarkStart w:id="17" w:name="_Toc107911968"/>
      <w:r w:rsidRPr="00BE0490">
        <w:rPr>
          <w:rFonts w:ascii="VW Text" w:hAnsi="VW Text"/>
          <w:color w:val="000000" w:themeColor="text1"/>
          <w:lang w:val="de-DE"/>
        </w:rPr>
        <w:t>3.3</w:t>
      </w:r>
      <w:r w:rsidRPr="00BE0490">
        <w:rPr>
          <w:rFonts w:ascii="VW Text" w:hAnsi="VW Text"/>
          <w:color w:val="000000" w:themeColor="text1"/>
          <w:lang w:val="de-DE"/>
        </w:rPr>
        <w:tab/>
        <w:t>Datenmodell</w:t>
      </w:r>
      <w:bookmarkEnd w:id="16"/>
      <w:bookmarkEnd w:id="17"/>
    </w:p>
    <w:p w14:paraId="2C20084A" w14:textId="63EAB966" w:rsidR="00F4278C" w:rsidRDefault="00F4278C" w:rsidP="00F4278C">
      <w:pPr>
        <w:rPr>
          <w:lang w:val="de-DE"/>
        </w:rPr>
      </w:pPr>
    </w:p>
    <w:p w14:paraId="57DF2758" w14:textId="764F85F8" w:rsidR="005E53E9" w:rsidRDefault="00C9510E" w:rsidP="005E53E9">
      <w:pPr>
        <w:spacing w:line="360" w:lineRule="auto"/>
        <w:jc w:val="both"/>
        <w:rPr>
          <w:color w:val="000000" w:themeColor="text1"/>
          <w:sz w:val="24"/>
          <w:szCs w:val="24"/>
          <w:lang w:val="de-DE"/>
        </w:rPr>
      </w:pPr>
      <w:r>
        <w:rPr>
          <w:color w:val="000000" w:themeColor="text1"/>
          <w:sz w:val="24"/>
          <w:szCs w:val="24"/>
          <w:lang w:val="de-DE"/>
        </w:rPr>
        <w:t>Für das</w:t>
      </w:r>
      <w:r w:rsidR="00F4278C" w:rsidRPr="002E2DDA">
        <w:rPr>
          <w:color w:val="000000" w:themeColor="text1"/>
          <w:sz w:val="24"/>
          <w:szCs w:val="24"/>
          <w:lang w:val="de-DE"/>
        </w:rPr>
        <w:t xml:space="preserve"> Datenmodell </w:t>
      </w:r>
      <w:r>
        <w:rPr>
          <w:color w:val="000000" w:themeColor="text1"/>
          <w:sz w:val="24"/>
          <w:szCs w:val="24"/>
          <w:lang w:val="de-DE"/>
        </w:rPr>
        <w:t>wurde</w:t>
      </w:r>
      <w:r w:rsidR="00F4278C" w:rsidRPr="002E2DDA">
        <w:rPr>
          <w:color w:val="000000" w:themeColor="text1"/>
          <w:sz w:val="24"/>
          <w:szCs w:val="24"/>
          <w:lang w:val="de-DE"/>
        </w:rPr>
        <w:t xml:space="preserve"> </w:t>
      </w:r>
      <w:r w:rsidR="00F437F1" w:rsidRPr="002E2DDA">
        <w:rPr>
          <w:color w:val="000000" w:themeColor="text1"/>
          <w:sz w:val="24"/>
          <w:szCs w:val="24"/>
          <w:lang w:val="de-DE"/>
        </w:rPr>
        <w:t>eine einfache und wiederverwendbare Struktur</w:t>
      </w:r>
      <w:r w:rsidR="00F4278C" w:rsidRPr="002E2DDA">
        <w:rPr>
          <w:color w:val="000000" w:themeColor="text1"/>
          <w:sz w:val="24"/>
          <w:szCs w:val="24"/>
          <w:lang w:val="de-DE"/>
        </w:rPr>
        <w:t xml:space="preserve"> </w:t>
      </w:r>
      <w:r>
        <w:rPr>
          <w:color w:val="000000" w:themeColor="text1"/>
          <w:sz w:val="24"/>
          <w:szCs w:val="24"/>
          <w:lang w:val="de-DE"/>
        </w:rPr>
        <w:t>implementiert, die auf den</w:t>
      </w:r>
      <w:r w:rsidR="00F4278C" w:rsidRPr="002E2DDA">
        <w:rPr>
          <w:color w:val="000000" w:themeColor="text1"/>
          <w:sz w:val="24"/>
          <w:szCs w:val="24"/>
          <w:lang w:val="de-DE"/>
        </w:rPr>
        <w:t xml:space="preserve"> Klassen „</w:t>
      </w:r>
      <w:proofErr w:type="spellStart"/>
      <w:r w:rsidR="00F4278C" w:rsidRPr="002E2DDA">
        <w:rPr>
          <w:color w:val="000000" w:themeColor="text1"/>
          <w:sz w:val="24"/>
          <w:szCs w:val="24"/>
          <w:lang w:val="de-DE"/>
        </w:rPr>
        <w:t>CarConfig</w:t>
      </w:r>
      <w:proofErr w:type="spellEnd"/>
      <w:r w:rsidR="00F4278C" w:rsidRPr="002E2DDA">
        <w:rPr>
          <w:color w:val="000000" w:themeColor="text1"/>
          <w:sz w:val="24"/>
          <w:szCs w:val="24"/>
          <w:lang w:val="de-DE"/>
        </w:rPr>
        <w:t>“ und „</w:t>
      </w:r>
      <w:proofErr w:type="spellStart"/>
      <w:r w:rsidR="00F4278C" w:rsidRPr="002E2DDA">
        <w:rPr>
          <w:color w:val="000000" w:themeColor="text1"/>
          <w:sz w:val="24"/>
          <w:szCs w:val="24"/>
          <w:lang w:val="de-DE"/>
        </w:rPr>
        <w:t>CarConfigAttribute</w:t>
      </w:r>
      <w:proofErr w:type="spellEnd"/>
      <w:r w:rsidR="00F4278C" w:rsidRPr="002E2DDA">
        <w:rPr>
          <w:color w:val="000000" w:themeColor="text1"/>
          <w:sz w:val="24"/>
          <w:szCs w:val="24"/>
          <w:lang w:val="de-DE"/>
        </w:rPr>
        <w:t>“</w:t>
      </w:r>
      <w:r w:rsidR="009E4FD0" w:rsidRPr="002E2DDA">
        <w:rPr>
          <w:color w:val="000000" w:themeColor="text1"/>
          <w:sz w:val="24"/>
          <w:szCs w:val="24"/>
          <w:lang w:val="de-DE"/>
        </w:rPr>
        <w:t>, sowie d</w:t>
      </w:r>
      <w:r>
        <w:rPr>
          <w:color w:val="000000" w:themeColor="text1"/>
          <w:sz w:val="24"/>
          <w:szCs w:val="24"/>
          <w:lang w:val="de-DE"/>
        </w:rPr>
        <w:t xml:space="preserve">em </w:t>
      </w:r>
      <w:proofErr w:type="spellStart"/>
      <w:r w:rsidR="009E4FD0" w:rsidRPr="002E2DDA">
        <w:rPr>
          <w:color w:val="000000" w:themeColor="text1"/>
          <w:sz w:val="24"/>
          <w:szCs w:val="24"/>
          <w:lang w:val="de-DE"/>
        </w:rPr>
        <w:t>Enum</w:t>
      </w:r>
      <w:proofErr w:type="spellEnd"/>
      <w:r w:rsidR="009E4FD0" w:rsidRPr="002E2DDA">
        <w:rPr>
          <w:color w:val="000000" w:themeColor="text1"/>
          <w:sz w:val="24"/>
          <w:szCs w:val="24"/>
          <w:lang w:val="de-DE"/>
        </w:rPr>
        <w:t xml:space="preserve"> „Type“</w:t>
      </w:r>
      <w:r w:rsidR="00F4278C" w:rsidRPr="002E2DDA">
        <w:rPr>
          <w:color w:val="000000" w:themeColor="text1"/>
          <w:sz w:val="24"/>
          <w:szCs w:val="24"/>
          <w:lang w:val="de-DE"/>
        </w:rPr>
        <w:t xml:space="preserve"> im Backend </w:t>
      </w:r>
      <w:r>
        <w:rPr>
          <w:color w:val="000000" w:themeColor="text1"/>
          <w:sz w:val="24"/>
          <w:szCs w:val="24"/>
          <w:lang w:val="de-DE"/>
        </w:rPr>
        <w:t>basiert</w:t>
      </w:r>
      <w:r w:rsidR="00F4278C" w:rsidRPr="002E2DDA">
        <w:rPr>
          <w:color w:val="000000" w:themeColor="text1"/>
          <w:sz w:val="24"/>
          <w:szCs w:val="24"/>
          <w:lang w:val="de-DE"/>
        </w:rPr>
        <w:t xml:space="preserve">. </w:t>
      </w:r>
      <w:r w:rsidR="00DB36EB" w:rsidRPr="002E2DDA">
        <w:rPr>
          <w:color w:val="000000" w:themeColor="text1"/>
          <w:sz w:val="24"/>
          <w:szCs w:val="24"/>
          <w:lang w:val="de-DE"/>
        </w:rPr>
        <w:t xml:space="preserve">Die Klasse </w:t>
      </w:r>
      <w:proofErr w:type="spellStart"/>
      <w:r w:rsidR="00DB36EB" w:rsidRPr="002E2DDA">
        <w:rPr>
          <w:color w:val="000000" w:themeColor="text1"/>
          <w:sz w:val="24"/>
          <w:szCs w:val="24"/>
          <w:lang w:val="de-DE"/>
        </w:rPr>
        <w:t>CarConfigAttribute</w:t>
      </w:r>
      <w:proofErr w:type="spellEnd"/>
      <w:r w:rsidR="00DB36EB" w:rsidRPr="002E2DDA">
        <w:rPr>
          <w:color w:val="000000" w:themeColor="text1"/>
          <w:sz w:val="24"/>
          <w:szCs w:val="24"/>
          <w:lang w:val="de-DE"/>
        </w:rPr>
        <w:t xml:space="preserve"> steht hierbei für eine Auswahlmöglichkeit </w:t>
      </w:r>
      <w:r w:rsidR="008F3BD5" w:rsidRPr="002E2DDA">
        <w:rPr>
          <w:color w:val="000000" w:themeColor="text1"/>
          <w:sz w:val="24"/>
          <w:szCs w:val="24"/>
          <w:lang w:val="de-DE"/>
        </w:rPr>
        <w:t xml:space="preserve">(bspw. Motor X, Farbe Y, Felge Z) </w:t>
      </w:r>
      <w:r w:rsidR="00DB36EB" w:rsidRPr="002E2DDA">
        <w:rPr>
          <w:color w:val="000000" w:themeColor="text1"/>
          <w:sz w:val="24"/>
          <w:szCs w:val="24"/>
          <w:lang w:val="de-DE"/>
        </w:rPr>
        <w:t>im Konfigurator und hat folgende Eigenschaften:</w:t>
      </w:r>
    </w:p>
    <w:p w14:paraId="63D38389" w14:textId="77777777" w:rsidR="00D25CDA" w:rsidRPr="005E53E9" w:rsidRDefault="00D25CDA" w:rsidP="005E53E9">
      <w:pPr>
        <w:spacing w:line="360" w:lineRule="auto"/>
        <w:jc w:val="both"/>
        <w:rPr>
          <w:color w:val="000000" w:themeColor="text1"/>
          <w:sz w:val="24"/>
          <w:szCs w:val="24"/>
          <w:lang w:val="de-DE"/>
        </w:rPr>
      </w:pPr>
    </w:p>
    <w:tbl>
      <w:tblPr>
        <w:tblStyle w:val="Tabellenraster"/>
        <w:tblW w:w="0" w:type="auto"/>
        <w:tblLook w:val="04A0" w:firstRow="1" w:lastRow="0" w:firstColumn="1" w:lastColumn="0" w:noHBand="0" w:noVBand="1"/>
      </w:tblPr>
      <w:tblGrid>
        <w:gridCol w:w="1457"/>
        <w:gridCol w:w="2921"/>
        <w:gridCol w:w="4638"/>
      </w:tblGrid>
      <w:tr w:rsidR="000B7ABE" w:rsidRPr="00816204" w14:paraId="421C48BB" w14:textId="77777777" w:rsidTr="005B4E54">
        <w:tc>
          <w:tcPr>
            <w:tcW w:w="1457" w:type="dxa"/>
            <w:shd w:val="clear" w:color="auto" w:fill="9CC2E5" w:themeFill="accent1" w:themeFillTint="99"/>
          </w:tcPr>
          <w:p w14:paraId="7A1BA1C9" w14:textId="47D53114" w:rsidR="000B7ABE" w:rsidRPr="00816204" w:rsidRDefault="000B7ABE" w:rsidP="00B065B6">
            <w:pPr>
              <w:rPr>
                <w:color w:val="000000" w:themeColor="text1"/>
                <w:lang w:val="de-DE"/>
              </w:rPr>
            </w:pPr>
            <w:r>
              <w:rPr>
                <w:color w:val="000000" w:themeColor="text1"/>
                <w:lang w:val="de-DE"/>
              </w:rPr>
              <w:t>Name</w:t>
            </w:r>
          </w:p>
        </w:tc>
        <w:tc>
          <w:tcPr>
            <w:tcW w:w="2921" w:type="dxa"/>
            <w:shd w:val="clear" w:color="auto" w:fill="9CC2E5" w:themeFill="accent1" w:themeFillTint="99"/>
          </w:tcPr>
          <w:p w14:paraId="1FCC8891" w14:textId="38CDBCEA" w:rsidR="000B7ABE" w:rsidRPr="00816204" w:rsidRDefault="000B7ABE" w:rsidP="00B065B6">
            <w:pPr>
              <w:tabs>
                <w:tab w:val="left" w:pos="2847"/>
              </w:tabs>
              <w:rPr>
                <w:color w:val="000000" w:themeColor="text1"/>
                <w:lang w:val="de-DE"/>
              </w:rPr>
            </w:pPr>
            <w:r>
              <w:rPr>
                <w:color w:val="000000" w:themeColor="text1"/>
                <w:lang w:val="de-DE"/>
              </w:rPr>
              <w:t>Datentyp</w:t>
            </w:r>
          </w:p>
        </w:tc>
        <w:tc>
          <w:tcPr>
            <w:tcW w:w="4638" w:type="dxa"/>
            <w:shd w:val="clear" w:color="auto" w:fill="9CC2E5" w:themeFill="accent1" w:themeFillTint="99"/>
          </w:tcPr>
          <w:p w14:paraId="111A8991" w14:textId="1B8CFF5F" w:rsidR="000B7ABE" w:rsidRPr="00816204" w:rsidRDefault="000B7ABE" w:rsidP="00B065B6">
            <w:pPr>
              <w:tabs>
                <w:tab w:val="left" w:pos="2847"/>
              </w:tabs>
              <w:rPr>
                <w:color w:val="000000" w:themeColor="text1"/>
                <w:lang w:val="de-DE"/>
              </w:rPr>
            </w:pPr>
            <w:r>
              <w:rPr>
                <w:color w:val="000000" w:themeColor="text1"/>
                <w:lang w:val="de-DE"/>
              </w:rPr>
              <w:t>Zweck</w:t>
            </w:r>
            <w:r w:rsidRPr="00816204">
              <w:rPr>
                <w:color w:val="000000" w:themeColor="text1"/>
                <w:lang w:val="de-DE"/>
              </w:rPr>
              <w:tab/>
            </w:r>
          </w:p>
        </w:tc>
      </w:tr>
      <w:tr w:rsidR="000B7ABE" w:rsidRPr="00816204" w14:paraId="37015DBA" w14:textId="77777777" w:rsidTr="005B4E54">
        <w:tc>
          <w:tcPr>
            <w:tcW w:w="1457" w:type="dxa"/>
          </w:tcPr>
          <w:p w14:paraId="521F0B98" w14:textId="51FEF1B5" w:rsidR="000B7ABE" w:rsidRPr="00816204" w:rsidRDefault="000B7ABE" w:rsidP="00B065B6">
            <w:pPr>
              <w:rPr>
                <w:color w:val="000000" w:themeColor="text1"/>
                <w:lang w:val="de-DE"/>
              </w:rPr>
            </w:pPr>
            <w:proofErr w:type="spellStart"/>
            <w:r>
              <w:rPr>
                <w:color w:val="000000" w:themeColor="text1"/>
                <w:lang w:val="de-DE"/>
              </w:rPr>
              <w:t>id</w:t>
            </w:r>
            <w:proofErr w:type="spellEnd"/>
          </w:p>
        </w:tc>
        <w:tc>
          <w:tcPr>
            <w:tcW w:w="2921" w:type="dxa"/>
          </w:tcPr>
          <w:p w14:paraId="064E60A8" w14:textId="397238E1" w:rsidR="000B7ABE" w:rsidRPr="000B7ABE" w:rsidRDefault="000B7ABE" w:rsidP="000B7ABE">
            <w:pPr>
              <w:rPr>
                <w:color w:val="000000" w:themeColor="text1"/>
                <w:lang w:val="de-DE"/>
              </w:rPr>
            </w:pPr>
            <w:r>
              <w:rPr>
                <w:color w:val="000000" w:themeColor="text1"/>
                <w:lang w:val="de-DE"/>
              </w:rPr>
              <w:t>Long</w:t>
            </w:r>
          </w:p>
        </w:tc>
        <w:tc>
          <w:tcPr>
            <w:tcW w:w="4638" w:type="dxa"/>
          </w:tcPr>
          <w:p w14:paraId="3E2BF276" w14:textId="363B2CC4" w:rsidR="000B7ABE" w:rsidRPr="000B7ABE" w:rsidRDefault="000B7ABE" w:rsidP="000B7ABE">
            <w:pPr>
              <w:rPr>
                <w:color w:val="000000" w:themeColor="text1"/>
                <w:lang w:val="de-DE"/>
              </w:rPr>
            </w:pPr>
            <w:r w:rsidRPr="000B7ABE">
              <w:rPr>
                <w:color w:val="000000" w:themeColor="text1"/>
                <w:lang w:val="de-DE"/>
              </w:rPr>
              <w:t>Eindeutige Identifikation des Attributs</w:t>
            </w:r>
          </w:p>
        </w:tc>
      </w:tr>
      <w:tr w:rsidR="000B7ABE" w:rsidRPr="00816204" w14:paraId="6D84008B" w14:textId="77777777" w:rsidTr="005B4E54">
        <w:tc>
          <w:tcPr>
            <w:tcW w:w="1457" w:type="dxa"/>
          </w:tcPr>
          <w:p w14:paraId="4A757FA3" w14:textId="002DAD16" w:rsidR="000B7ABE" w:rsidRPr="00816204" w:rsidRDefault="000B7ABE" w:rsidP="00B065B6">
            <w:pPr>
              <w:rPr>
                <w:color w:val="000000" w:themeColor="text1"/>
                <w:lang w:val="de-DE"/>
              </w:rPr>
            </w:pPr>
            <w:r>
              <w:rPr>
                <w:color w:val="000000" w:themeColor="text1"/>
                <w:lang w:val="de-DE"/>
              </w:rPr>
              <w:t>title</w:t>
            </w:r>
          </w:p>
        </w:tc>
        <w:tc>
          <w:tcPr>
            <w:tcW w:w="2921" w:type="dxa"/>
          </w:tcPr>
          <w:p w14:paraId="0A12CFCE" w14:textId="4DE8E8FB" w:rsidR="000B7ABE" w:rsidRPr="000B7ABE" w:rsidRDefault="000B7ABE" w:rsidP="000B7ABE">
            <w:pPr>
              <w:rPr>
                <w:color w:val="000000" w:themeColor="text1"/>
                <w:lang w:val="de-DE"/>
              </w:rPr>
            </w:pPr>
            <w:r>
              <w:rPr>
                <w:color w:val="000000" w:themeColor="text1"/>
                <w:lang w:val="de-DE"/>
              </w:rPr>
              <w:t>String</w:t>
            </w:r>
          </w:p>
        </w:tc>
        <w:tc>
          <w:tcPr>
            <w:tcW w:w="4638" w:type="dxa"/>
          </w:tcPr>
          <w:p w14:paraId="161CE4D8" w14:textId="1CF0C433" w:rsidR="000B7ABE" w:rsidRPr="000B7ABE" w:rsidRDefault="000B7ABE" w:rsidP="000B7ABE">
            <w:pPr>
              <w:rPr>
                <w:color w:val="000000" w:themeColor="text1"/>
                <w:lang w:val="de-DE"/>
              </w:rPr>
            </w:pPr>
            <w:r w:rsidRPr="000B7ABE">
              <w:rPr>
                <w:color w:val="000000" w:themeColor="text1"/>
                <w:lang w:val="de-DE"/>
              </w:rPr>
              <w:t>Name des Attributs</w:t>
            </w:r>
          </w:p>
        </w:tc>
      </w:tr>
      <w:tr w:rsidR="000B7ABE" w:rsidRPr="008C18E6" w14:paraId="31330FED" w14:textId="77777777" w:rsidTr="005B4E54">
        <w:tc>
          <w:tcPr>
            <w:tcW w:w="1457" w:type="dxa"/>
          </w:tcPr>
          <w:p w14:paraId="7C15B8AC" w14:textId="6E170F8D" w:rsidR="000B7ABE" w:rsidRPr="00816204" w:rsidRDefault="000B7ABE" w:rsidP="00B065B6">
            <w:pPr>
              <w:rPr>
                <w:color w:val="000000" w:themeColor="text1"/>
                <w:lang w:val="de-DE"/>
              </w:rPr>
            </w:pPr>
            <w:proofErr w:type="spellStart"/>
            <w:r>
              <w:rPr>
                <w:color w:val="000000" w:themeColor="text1"/>
                <w:lang w:val="de-DE"/>
              </w:rPr>
              <w:t>category</w:t>
            </w:r>
            <w:proofErr w:type="spellEnd"/>
          </w:p>
        </w:tc>
        <w:tc>
          <w:tcPr>
            <w:tcW w:w="2921" w:type="dxa"/>
          </w:tcPr>
          <w:p w14:paraId="2D250BC3" w14:textId="08BB58F0" w:rsidR="000B7ABE" w:rsidRPr="000B7ABE" w:rsidRDefault="000B7ABE" w:rsidP="000B7ABE">
            <w:pPr>
              <w:rPr>
                <w:color w:val="000000" w:themeColor="text1"/>
                <w:lang w:val="de-DE"/>
              </w:rPr>
            </w:pPr>
            <w:r w:rsidRPr="000B7ABE">
              <w:rPr>
                <w:color w:val="000000" w:themeColor="text1"/>
                <w:lang w:val="de-DE"/>
              </w:rPr>
              <w:t>String</w:t>
            </w:r>
          </w:p>
        </w:tc>
        <w:tc>
          <w:tcPr>
            <w:tcW w:w="4638" w:type="dxa"/>
          </w:tcPr>
          <w:p w14:paraId="211B5906" w14:textId="69A01968" w:rsidR="000B7ABE" w:rsidRPr="000B7ABE" w:rsidRDefault="000B7ABE" w:rsidP="000B7ABE">
            <w:pPr>
              <w:rPr>
                <w:color w:val="000000" w:themeColor="text1"/>
                <w:lang w:val="de-DE"/>
              </w:rPr>
            </w:pPr>
            <w:r w:rsidRPr="000B7ABE">
              <w:rPr>
                <w:color w:val="000000" w:themeColor="text1"/>
                <w:lang w:val="de-DE"/>
              </w:rPr>
              <w:t xml:space="preserve">Zuordnung </w:t>
            </w:r>
            <w:r w:rsidR="00682F7F">
              <w:rPr>
                <w:color w:val="000000" w:themeColor="text1"/>
                <w:lang w:val="de-DE"/>
              </w:rPr>
              <w:t>einer Unterk</w:t>
            </w:r>
            <w:r w:rsidRPr="000B7ABE">
              <w:rPr>
                <w:color w:val="000000" w:themeColor="text1"/>
                <w:lang w:val="de-DE"/>
              </w:rPr>
              <w:t>ategorie</w:t>
            </w:r>
          </w:p>
        </w:tc>
      </w:tr>
      <w:tr w:rsidR="000B7ABE" w:rsidRPr="00816204" w14:paraId="30FA1B3B" w14:textId="77777777" w:rsidTr="005B4E54">
        <w:tc>
          <w:tcPr>
            <w:tcW w:w="1457" w:type="dxa"/>
          </w:tcPr>
          <w:p w14:paraId="0EF6BB49" w14:textId="1D8D1D0A" w:rsidR="000B7ABE" w:rsidRPr="00816204" w:rsidRDefault="000B7ABE" w:rsidP="00B065B6">
            <w:pPr>
              <w:rPr>
                <w:color w:val="000000" w:themeColor="text1"/>
                <w:lang w:val="de-DE"/>
              </w:rPr>
            </w:pPr>
            <w:proofErr w:type="spellStart"/>
            <w:r>
              <w:rPr>
                <w:color w:val="000000" w:themeColor="text1"/>
                <w:lang w:val="de-DE"/>
              </w:rPr>
              <w:t>description</w:t>
            </w:r>
            <w:proofErr w:type="spellEnd"/>
          </w:p>
        </w:tc>
        <w:tc>
          <w:tcPr>
            <w:tcW w:w="2921" w:type="dxa"/>
          </w:tcPr>
          <w:p w14:paraId="3830734E" w14:textId="36FCED03" w:rsidR="000B7ABE" w:rsidRPr="000B7ABE" w:rsidRDefault="000B7ABE" w:rsidP="000B7ABE">
            <w:pPr>
              <w:rPr>
                <w:color w:val="000000" w:themeColor="text1"/>
                <w:lang w:val="de-DE"/>
              </w:rPr>
            </w:pPr>
            <w:r>
              <w:rPr>
                <w:color w:val="000000" w:themeColor="text1"/>
                <w:lang w:val="de-DE"/>
              </w:rPr>
              <w:t>String</w:t>
            </w:r>
          </w:p>
        </w:tc>
        <w:tc>
          <w:tcPr>
            <w:tcW w:w="4638" w:type="dxa"/>
          </w:tcPr>
          <w:p w14:paraId="405250FF" w14:textId="4E2ABCDF" w:rsidR="000B7ABE" w:rsidRPr="000B7ABE" w:rsidRDefault="000B7ABE" w:rsidP="000B7ABE">
            <w:pPr>
              <w:rPr>
                <w:color w:val="000000" w:themeColor="text1"/>
                <w:lang w:val="de-DE"/>
              </w:rPr>
            </w:pPr>
            <w:r w:rsidRPr="000B7ABE">
              <w:rPr>
                <w:color w:val="000000" w:themeColor="text1"/>
                <w:lang w:val="de-DE"/>
              </w:rPr>
              <w:t>Kurze Beschreibung</w:t>
            </w:r>
          </w:p>
        </w:tc>
      </w:tr>
      <w:tr w:rsidR="000B7ABE" w:rsidRPr="00816204" w14:paraId="32F600F6" w14:textId="77777777" w:rsidTr="005B4E54">
        <w:tc>
          <w:tcPr>
            <w:tcW w:w="1457" w:type="dxa"/>
          </w:tcPr>
          <w:p w14:paraId="36C62130" w14:textId="4F94BCA0" w:rsidR="000B7ABE" w:rsidRDefault="000B7ABE" w:rsidP="00B065B6">
            <w:pPr>
              <w:rPr>
                <w:color w:val="000000" w:themeColor="text1"/>
                <w:lang w:val="de-DE"/>
              </w:rPr>
            </w:pPr>
            <w:proofErr w:type="spellStart"/>
            <w:r>
              <w:rPr>
                <w:color w:val="000000" w:themeColor="text1"/>
                <w:lang w:val="de-DE"/>
              </w:rPr>
              <w:t>details</w:t>
            </w:r>
            <w:proofErr w:type="spellEnd"/>
          </w:p>
        </w:tc>
        <w:tc>
          <w:tcPr>
            <w:tcW w:w="2921" w:type="dxa"/>
          </w:tcPr>
          <w:p w14:paraId="69F3FF22" w14:textId="4872BC30" w:rsidR="000B7ABE" w:rsidRDefault="000B7ABE" w:rsidP="000B7ABE">
            <w:pPr>
              <w:rPr>
                <w:color w:val="000000" w:themeColor="text1"/>
                <w:lang w:val="de-DE"/>
              </w:rPr>
            </w:pPr>
            <w:r>
              <w:rPr>
                <w:color w:val="000000" w:themeColor="text1"/>
                <w:lang w:val="de-DE"/>
              </w:rPr>
              <w:t>String</w:t>
            </w:r>
          </w:p>
        </w:tc>
        <w:tc>
          <w:tcPr>
            <w:tcW w:w="4638" w:type="dxa"/>
          </w:tcPr>
          <w:p w14:paraId="508FAD3E" w14:textId="6F4DADBB" w:rsidR="000B7ABE" w:rsidRPr="000B7ABE" w:rsidRDefault="000B7ABE" w:rsidP="000B7ABE">
            <w:pPr>
              <w:rPr>
                <w:color w:val="000000" w:themeColor="text1"/>
                <w:lang w:val="de-DE"/>
              </w:rPr>
            </w:pPr>
            <w:proofErr w:type="spellStart"/>
            <w:r w:rsidRPr="000B7ABE">
              <w:rPr>
                <w:color w:val="000000" w:themeColor="text1"/>
                <w:lang w:val="de-DE"/>
              </w:rPr>
              <w:t>Detailierte</w:t>
            </w:r>
            <w:proofErr w:type="spellEnd"/>
            <w:r w:rsidRPr="000B7ABE">
              <w:rPr>
                <w:color w:val="000000" w:themeColor="text1"/>
                <w:lang w:val="de-DE"/>
              </w:rPr>
              <w:t xml:space="preserve"> Beschreibung</w:t>
            </w:r>
          </w:p>
        </w:tc>
      </w:tr>
      <w:tr w:rsidR="000B7ABE" w:rsidRPr="00816204" w14:paraId="0460F457" w14:textId="77777777" w:rsidTr="005B4E54">
        <w:tc>
          <w:tcPr>
            <w:tcW w:w="1457" w:type="dxa"/>
          </w:tcPr>
          <w:p w14:paraId="228FA440" w14:textId="5BCBB1C6" w:rsidR="000B7ABE" w:rsidRDefault="000B7ABE" w:rsidP="00B065B6">
            <w:pPr>
              <w:rPr>
                <w:color w:val="000000" w:themeColor="text1"/>
                <w:lang w:val="de-DE"/>
              </w:rPr>
            </w:pPr>
            <w:proofErr w:type="spellStart"/>
            <w:r>
              <w:rPr>
                <w:color w:val="000000" w:themeColor="text1"/>
                <w:lang w:val="de-DE"/>
              </w:rPr>
              <w:t>imgUrl</w:t>
            </w:r>
            <w:proofErr w:type="spellEnd"/>
          </w:p>
        </w:tc>
        <w:tc>
          <w:tcPr>
            <w:tcW w:w="2921" w:type="dxa"/>
          </w:tcPr>
          <w:p w14:paraId="7B9CFEA4" w14:textId="77C7B2E8" w:rsidR="000B7ABE" w:rsidRDefault="000B7ABE" w:rsidP="000B7ABE">
            <w:pPr>
              <w:rPr>
                <w:color w:val="000000" w:themeColor="text1"/>
                <w:lang w:val="de-DE"/>
              </w:rPr>
            </w:pPr>
            <w:r>
              <w:rPr>
                <w:color w:val="000000" w:themeColor="text1"/>
                <w:lang w:val="de-DE"/>
              </w:rPr>
              <w:t>String</w:t>
            </w:r>
          </w:p>
        </w:tc>
        <w:tc>
          <w:tcPr>
            <w:tcW w:w="4638" w:type="dxa"/>
          </w:tcPr>
          <w:p w14:paraId="50E1E026" w14:textId="783A0776" w:rsidR="000B7ABE" w:rsidRPr="000B7ABE" w:rsidRDefault="00682F7F" w:rsidP="000B7ABE">
            <w:pPr>
              <w:rPr>
                <w:color w:val="000000" w:themeColor="text1"/>
                <w:lang w:val="de-DE"/>
              </w:rPr>
            </w:pPr>
            <w:r>
              <w:rPr>
                <w:color w:val="000000" w:themeColor="text1"/>
                <w:lang w:val="de-DE"/>
              </w:rPr>
              <w:t>URL des Anzeigebildes</w:t>
            </w:r>
          </w:p>
        </w:tc>
      </w:tr>
      <w:tr w:rsidR="000B7ABE" w:rsidRPr="00816204" w14:paraId="7245AA35" w14:textId="77777777" w:rsidTr="005B4E54">
        <w:tc>
          <w:tcPr>
            <w:tcW w:w="1457" w:type="dxa"/>
          </w:tcPr>
          <w:p w14:paraId="168A5B9D" w14:textId="2B37BDBA" w:rsidR="000B7ABE" w:rsidRDefault="00682F7F" w:rsidP="00B065B6">
            <w:pPr>
              <w:rPr>
                <w:color w:val="000000" w:themeColor="text1"/>
                <w:lang w:val="de-DE"/>
              </w:rPr>
            </w:pPr>
            <w:proofErr w:type="spellStart"/>
            <w:r>
              <w:rPr>
                <w:color w:val="000000" w:themeColor="text1"/>
                <w:lang w:val="de-DE"/>
              </w:rPr>
              <w:t>thumbnailUrl</w:t>
            </w:r>
            <w:proofErr w:type="spellEnd"/>
          </w:p>
        </w:tc>
        <w:tc>
          <w:tcPr>
            <w:tcW w:w="2921" w:type="dxa"/>
          </w:tcPr>
          <w:p w14:paraId="54E95DBE" w14:textId="2AE7611D" w:rsidR="000B7ABE" w:rsidRDefault="00682F7F" w:rsidP="000B7ABE">
            <w:pPr>
              <w:rPr>
                <w:color w:val="000000" w:themeColor="text1"/>
                <w:lang w:val="de-DE"/>
              </w:rPr>
            </w:pPr>
            <w:r>
              <w:rPr>
                <w:color w:val="000000" w:themeColor="text1"/>
                <w:lang w:val="de-DE"/>
              </w:rPr>
              <w:t>String</w:t>
            </w:r>
          </w:p>
        </w:tc>
        <w:tc>
          <w:tcPr>
            <w:tcW w:w="4638" w:type="dxa"/>
          </w:tcPr>
          <w:p w14:paraId="17BE1559" w14:textId="0B4392FE" w:rsidR="000B7ABE" w:rsidRPr="00682F7F" w:rsidRDefault="00682F7F" w:rsidP="00682F7F">
            <w:pPr>
              <w:rPr>
                <w:color w:val="000000" w:themeColor="text1"/>
                <w:lang w:val="de-DE"/>
              </w:rPr>
            </w:pPr>
            <w:r>
              <w:rPr>
                <w:color w:val="000000" w:themeColor="text1"/>
                <w:lang w:val="de-DE"/>
              </w:rPr>
              <w:t>URL zum Vorschaubild</w:t>
            </w:r>
          </w:p>
        </w:tc>
      </w:tr>
      <w:tr w:rsidR="000B7ABE" w:rsidRPr="00816204" w14:paraId="43D70365" w14:textId="77777777" w:rsidTr="005B4E54">
        <w:tc>
          <w:tcPr>
            <w:tcW w:w="1457" w:type="dxa"/>
          </w:tcPr>
          <w:p w14:paraId="759F99E7" w14:textId="6CC2B36A" w:rsidR="000B7ABE" w:rsidRDefault="00682F7F" w:rsidP="00B065B6">
            <w:pPr>
              <w:rPr>
                <w:color w:val="000000" w:themeColor="text1"/>
                <w:lang w:val="de-DE"/>
              </w:rPr>
            </w:pPr>
            <w:proofErr w:type="spellStart"/>
            <w:r>
              <w:rPr>
                <w:color w:val="000000" w:themeColor="text1"/>
                <w:lang w:val="de-DE"/>
              </w:rPr>
              <w:t>priceInCents</w:t>
            </w:r>
            <w:proofErr w:type="spellEnd"/>
          </w:p>
        </w:tc>
        <w:tc>
          <w:tcPr>
            <w:tcW w:w="2921" w:type="dxa"/>
          </w:tcPr>
          <w:p w14:paraId="06E02D6E" w14:textId="2A459B60" w:rsidR="000B7ABE" w:rsidRDefault="00682F7F" w:rsidP="000B7ABE">
            <w:pPr>
              <w:rPr>
                <w:color w:val="000000" w:themeColor="text1"/>
                <w:lang w:val="de-DE"/>
              </w:rPr>
            </w:pPr>
            <w:proofErr w:type="spellStart"/>
            <w:r>
              <w:rPr>
                <w:color w:val="000000" w:themeColor="text1"/>
                <w:lang w:val="de-DE"/>
              </w:rPr>
              <w:t>int</w:t>
            </w:r>
            <w:proofErr w:type="spellEnd"/>
          </w:p>
        </w:tc>
        <w:tc>
          <w:tcPr>
            <w:tcW w:w="4638" w:type="dxa"/>
          </w:tcPr>
          <w:p w14:paraId="613B87D6" w14:textId="025D998C" w:rsidR="000B7ABE" w:rsidRPr="00682F7F" w:rsidRDefault="00682F7F" w:rsidP="00682F7F">
            <w:pPr>
              <w:rPr>
                <w:color w:val="000000" w:themeColor="text1"/>
                <w:lang w:val="de-DE"/>
              </w:rPr>
            </w:pPr>
            <w:r>
              <w:rPr>
                <w:color w:val="000000" w:themeColor="text1"/>
                <w:lang w:val="de-DE"/>
              </w:rPr>
              <w:t>Preis in Cent</w:t>
            </w:r>
          </w:p>
        </w:tc>
      </w:tr>
      <w:tr w:rsidR="000B7ABE" w:rsidRPr="00816204" w14:paraId="02996D72" w14:textId="77777777" w:rsidTr="005B4E54">
        <w:tc>
          <w:tcPr>
            <w:tcW w:w="1457" w:type="dxa"/>
          </w:tcPr>
          <w:p w14:paraId="2AAA0DB0" w14:textId="092ACC02" w:rsidR="000B7ABE" w:rsidRDefault="00682F7F" w:rsidP="00B065B6">
            <w:pPr>
              <w:rPr>
                <w:color w:val="000000" w:themeColor="text1"/>
                <w:lang w:val="de-DE"/>
              </w:rPr>
            </w:pPr>
            <w:r>
              <w:rPr>
                <w:color w:val="000000" w:themeColor="text1"/>
                <w:lang w:val="de-DE"/>
              </w:rPr>
              <w:t>type</w:t>
            </w:r>
          </w:p>
        </w:tc>
        <w:tc>
          <w:tcPr>
            <w:tcW w:w="2921" w:type="dxa"/>
          </w:tcPr>
          <w:p w14:paraId="58DBE42A" w14:textId="25ABF82C" w:rsidR="000B7ABE" w:rsidRDefault="00682F7F" w:rsidP="000B7ABE">
            <w:pPr>
              <w:rPr>
                <w:color w:val="000000" w:themeColor="text1"/>
                <w:lang w:val="de-DE"/>
              </w:rPr>
            </w:pPr>
            <w:proofErr w:type="spellStart"/>
            <w:proofErr w:type="gramStart"/>
            <w:r>
              <w:rPr>
                <w:color w:val="000000" w:themeColor="text1"/>
                <w:lang w:val="de-DE"/>
              </w:rPr>
              <w:t>Type:Enum</w:t>
            </w:r>
            <w:proofErr w:type="spellEnd"/>
            <w:proofErr w:type="gramEnd"/>
          </w:p>
        </w:tc>
        <w:tc>
          <w:tcPr>
            <w:tcW w:w="4638" w:type="dxa"/>
          </w:tcPr>
          <w:p w14:paraId="06CD0730" w14:textId="26D37731" w:rsidR="000B7ABE" w:rsidRPr="00682F7F" w:rsidRDefault="00682F7F" w:rsidP="00682F7F">
            <w:pPr>
              <w:rPr>
                <w:color w:val="000000" w:themeColor="text1"/>
                <w:lang w:val="de-DE"/>
              </w:rPr>
            </w:pPr>
            <w:r>
              <w:rPr>
                <w:color w:val="000000" w:themeColor="text1"/>
                <w:lang w:val="de-DE"/>
              </w:rPr>
              <w:t>Zuordnung einer Bauteilgruppe</w:t>
            </w:r>
          </w:p>
        </w:tc>
      </w:tr>
      <w:tr w:rsidR="00682F7F" w:rsidRPr="00816204" w14:paraId="4F61F2AE" w14:textId="77777777" w:rsidTr="005B4E54">
        <w:tc>
          <w:tcPr>
            <w:tcW w:w="1457" w:type="dxa"/>
          </w:tcPr>
          <w:p w14:paraId="435AE9B7" w14:textId="36210791" w:rsidR="00682F7F" w:rsidRDefault="00682F7F" w:rsidP="00B065B6">
            <w:pPr>
              <w:rPr>
                <w:color w:val="000000" w:themeColor="text1"/>
                <w:lang w:val="de-DE"/>
              </w:rPr>
            </w:pPr>
            <w:proofErr w:type="spellStart"/>
            <w:r>
              <w:rPr>
                <w:color w:val="000000" w:themeColor="text1"/>
                <w:lang w:val="de-DE"/>
              </w:rPr>
              <w:t>exclusions</w:t>
            </w:r>
            <w:proofErr w:type="spellEnd"/>
          </w:p>
        </w:tc>
        <w:tc>
          <w:tcPr>
            <w:tcW w:w="2921" w:type="dxa"/>
          </w:tcPr>
          <w:p w14:paraId="11C4EF25" w14:textId="64C35CB5" w:rsidR="00682F7F" w:rsidRDefault="00682F7F" w:rsidP="000B7ABE">
            <w:pPr>
              <w:rPr>
                <w:color w:val="000000" w:themeColor="text1"/>
                <w:lang w:val="de-DE"/>
              </w:rPr>
            </w:pPr>
            <w:r>
              <w:rPr>
                <w:color w:val="000000" w:themeColor="text1"/>
                <w:lang w:val="de-DE"/>
              </w:rPr>
              <w:t>Set&lt;Long&gt;</w:t>
            </w:r>
          </w:p>
        </w:tc>
        <w:tc>
          <w:tcPr>
            <w:tcW w:w="4638" w:type="dxa"/>
          </w:tcPr>
          <w:p w14:paraId="4B1713DD" w14:textId="2DB6E4F2" w:rsidR="00682F7F" w:rsidRDefault="005B4E54" w:rsidP="005B4E54">
            <w:pPr>
              <w:keepNext/>
              <w:rPr>
                <w:color w:val="000000" w:themeColor="text1"/>
                <w:lang w:val="de-DE"/>
              </w:rPr>
            </w:pPr>
            <w:r>
              <w:rPr>
                <w:color w:val="000000" w:themeColor="text1"/>
                <w:lang w:val="de-DE"/>
              </w:rPr>
              <w:t>Inkompatible Attribute</w:t>
            </w:r>
          </w:p>
        </w:tc>
      </w:tr>
    </w:tbl>
    <w:p w14:paraId="05951B49" w14:textId="79CF4B85" w:rsidR="00615F9D" w:rsidRDefault="005B4E54" w:rsidP="005B4E54">
      <w:pPr>
        <w:pStyle w:val="Beschriftung"/>
        <w:rPr>
          <w:color w:val="000000" w:themeColor="text1"/>
          <w:sz w:val="24"/>
          <w:szCs w:val="24"/>
          <w:lang w:val="de-DE"/>
        </w:rPr>
      </w:pPr>
      <w:bookmarkStart w:id="18" w:name="_Toc107922770"/>
      <w:proofErr w:type="spellStart"/>
      <w:r>
        <w:t>Tabelle</w:t>
      </w:r>
      <w:proofErr w:type="spellEnd"/>
      <w:r>
        <w:t xml:space="preserve"> </w:t>
      </w:r>
      <w:r w:rsidR="00406014">
        <w:fldChar w:fldCharType="begin"/>
      </w:r>
      <w:r w:rsidR="00406014">
        <w:instrText xml:space="preserve"> SEQ Tabelle \* ARABIC </w:instrText>
      </w:r>
      <w:r w:rsidR="00406014">
        <w:fldChar w:fldCharType="separate"/>
      </w:r>
      <w:r w:rsidR="00406014">
        <w:rPr>
          <w:noProof/>
        </w:rPr>
        <w:t>2</w:t>
      </w:r>
      <w:r w:rsidR="00406014">
        <w:fldChar w:fldCharType="end"/>
      </w:r>
      <w:r>
        <w:t xml:space="preserve"> - </w:t>
      </w:r>
      <w:proofErr w:type="spellStart"/>
      <w:r>
        <w:t>Klasse</w:t>
      </w:r>
      <w:proofErr w:type="spellEnd"/>
      <w:r>
        <w:t xml:space="preserve"> </w:t>
      </w:r>
      <w:proofErr w:type="spellStart"/>
      <w:r>
        <w:t>CarConfigAttribute</w:t>
      </w:r>
      <w:bookmarkEnd w:id="18"/>
      <w:proofErr w:type="spellEnd"/>
    </w:p>
    <w:p w14:paraId="105DA329" w14:textId="77777777" w:rsidR="00F437F1" w:rsidRDefault="00F437F1" w:rsidP="00EB33FC">
      <w:pPr>
        <w:spacing w:line="360" w:lineRule="auto"/>
        <w:jc w:val="both"/>
        <w:rPr>
          <w:color w:val="000000" w:themeColor="text1"/>
          <w:sz w:val="24"/>
          <w:szCs w:val="24"/>
          <w:lang w:val="de-DE"/>
        </w:rPr>
      </w:pPr>
    </w:p>
    <w:p w14:paraId="21D7FED0" w14:textId="446A1621" w:rsidR="00EB33FC" w:rsidRDefault="00EB33FC" w:rsidP="00EB33FC">
      <w:pPr>
        <w:spacing w:line="360" w:lineRule="auto"/>
        <w:jc w:val="both"/>
        <w:rPr>
          <w:color w:val="000000" w:themeColor="text1"/>
          <w:sz w:val="24"/>
          <w:szCs w:val="24"/>
          <w:lang w:val="de-DE"/>
        </w:rPr>
      </w:pPr>
      <w:r w:rsidRPr="002E2DDA">
        <w:rPr>
          <w:color w:val="000000" w:themeColor="text1"/>
          <w:sz w:val="24"/>
          <w:szCs w:val="24"/>
          <w:lang w:val="de-DE"/>
        </w:rPr>
        <w:t xml:space="preserve">Das </w:t>
      </w:r>
      <w:proofErr w:type="spellStart"/>
      <w:r w:rsidRPr="002E2DDA">
        <w:rPr>
          <w:color w:val="000000" w:themeColor="text1"/>
          <w:sz w:val="24"/>
          <w:szCs w:val="24"/>
          <w:lang w:val="de-DE"/>
        </w:rPr>
        <w:t>Enum</w:t>
      </w:r>
      <w:proofErr w:type="spellEnd"/>
      <w:r w:rsidRPr="002E2DDA">
        <w:rPr>
          <w:color w:val="000000" w:themeColor="text1"/>
          <w:sz w:val="24"/>
          <w:szCs w:val="24"/>
          <w:lang w:val="de-DE"/>
        </w:rPr>
        <w:t xml:space="preserve"> „Type“ beinhaltet die </w:t>
      </w:r>
      <w:r>
        <w:rPr>
          <w:color w:val="000000" w:themeColor="text1"/>
          <w:sz w:val="24"/>
          <w:szCs w:val="24"/>
          <w:lang w:val="de-DE"/>
        </w:rPr>
        <w:t xml:space="preserve">im Konfigurator auswählbaren </w:t>
      </w:r>
      <w:r w:rsidR="005E53E9">
        <w:rPr>
          <w:color w:val="000000" w:themeColor="text1"/>
          <w:sz w:val="24"/>
          <w:szCs w:val="24"/>
          <w:lang w:val="de-DE"/>
        </w:rPr>
        <w:t>Bauteilgruppen</w:t>
      </w:r>
      <w:r w:rsidRPr="002E2DDA">
        <w:rPr>
          <w:color w:val="000000" w:themeColor="text1"/>
          <w:sz w:val="24"/>
          <w:szCs w:val="24"/>
          <w:lang w:val="de-DE"/>
        </w:rPr>
        <w:t>:</w:t>
      </w:r>
    </w:p>
    <w:p w14:paraId="34DFD764" w14:textId="77777777" w:rsidR="00D25CDA" w:rsidRPr="002E2DDA" w:rsidRDefault="00D25CDA" w:rsidP="00EB33FC">
      <w:pPr>
        <w:spacing w:line="360" w:lineRule="auto"/>
        <w:jc w:val="both"/>
        <w:rPr>
          <w:color w:val="000000" w:themeColor="text1"/>
          <w:sz w:val="24"/>
          <w:szCs w:val="24"/>
          <w:lang w:val="de-DE"/>
        </w:rPr>
      </w:pPr>
    </w:p>
    <w:tbl>
      <w:tblPr>
        <w:tblStyle w:val="Tabellenraster"/>
        <w:tblW w:w="0" w:type="auto"/>
        <w:tblLook w:val="04A0" w:firstRow="1" w:lastRow="0" w:firstColumn="1" w:lastColumn="0" w:noHBand="0" w:noVBand="1"/>
      </w:tblPr>
      <w:tblGrid>
        <w:gridCol w:w="2042"/>
        <w:gridCol w:w="2759"/>
        <w:gridCol w:w="2050"/>
        <w:gridCol w:w="2165"/>
      </w:tblGrid>
      <w:tr w:rsidR="005E53E9" w:rsidRPr="00816204" w14:paraId="711302F3" w14:textId="5B4D4147" w:rsidTr="00406014">
        <w:tc>
          <w:tcPr>
            <w:tcW w:w="2042" w:type="dxa"/>
            <w:shd w:val="clear" w:color="auto" w:fill="9CC2E5" w:themeFill="accent1" w:themeFillTint="99"/>
          </w:tcPr>
          <w:p w14:paraId="6B13AE4A" w14:textId="77777777" w:rsidR="005E53E9" w:rsidRPr="00816204" w:rsidRDefault="005E53E9" w:rsidP="005E53E9">
            <w:pPr>
              <w:rPr>
                <w:color w:val="000000" w:themeColor="text1"/>
                <w:lang w:val="de-DE"/>
              </w:rPr>
            </w:pPr>
            <w:r>
              <w:rPr>
                <w:color w:val="000000" w:themeColor="text1"/>
                <w:lang w:val="de-DE"/>
              </w:rPr>
              <w:t>Name</w:t>
            </w:r>
          </w:p>
        </w:tc>
        <w:tc>
          <w:tcPr>
            <w:tcW w:w="2759" w:type="dxa"/>
            <w:tcBorders>
              <w:right w:val="double" w:sz="4" w:space="0" w:color="auto"/>
            </w:tcBorders>
            <w:shd w:val="clear" w:color="auto" w:fill="9CC2E5" w:themeFill="accent1" w:themeFillTint="99"/>
          </w:tcPr>
          <w:p w14:paraId="6D1245F7" w14:textId="05F1F48C" w:rsidR="005E53E9" w:rsidRPr="00816204" w:rsidRDefault="005E53E9" w:rsidP="005E53E9">
            <w:pPr>
              <w:tabs>
                <w:tab w:val="left" w:pos="2847"/>
              </w:tabs>
              <w:rPr>
                <w:color w:val="000000" w:themeColor="text1"/>
                <w:lang w:val="de-DE"/>
              </w:rPr>
            </w:pPr>
            <w:r>
              <w:rPr>
                <w:color w:val="000000" w:themeColor="text1"/>
                <w:lang w:val="de-DE"/>
              </w:rPr>
              <w:t>Zweck</w:t>
            </w:r>
          </w:p>
        </w:tc>
        <w:tc>
          <w:tcPr>
            <w:tcW w:w="2050" w:type="dxa"/>
            <w:tcBorders>
              <w:left w:val="double" w:sz="4" w:space="0" w:color="auto"/>
            </w:tcBorders>
            <w:shd w:val="clear" w:color="auto" w:fill="9CC2E5" w:themeFill="accent1" w:themeFillTint="99"/>
          </w:tcPr>
          <w:p w14:paraId="3DCE24AC" w14:textId="5D6C7FA9" w:rsidR="005E53E9" w:rsidRDefault="005E53E9" w:rsidP="005E53E9">
            <w:pPr>
              <w:tabs>
                <w:tab w:val="left" w:pos="2847"/>
              </w:tabs>
              <w:rPr>
                <w:color w:val="000000" w:themeColor="text1"/>
                <w:lang w:val="de-DE"/>
              </w:rPr>
            </w:pPr>
            <w:r>
              <w:rPr>
                <w:color w:val="000000" w:themeColor="text1"/>
                <w:lang w:val="de-DE"/>
              </w:rPr>
              <w:t>Name</w:t>
            </w:r>
          </w:p>
        </w:tc>
        <w:tc>
          <w:tcPr>
            <w:tcW w:w="2165" w:type="dxa"/>
            <w:shd w:val="clear" w:color="auto" w:fill="9CC2E5" w:themeFill="accent1" w:themeFillTint="99"/>
          </w:tcPr>
          <w:p w14:paraId="2861B932" w14:textId="266A4D63" w:rsidR="005E53E9" w:rsidRDefault="005E53E9" w:rsidP="005E53E9">
            <w:pPr>
              <w:tabs>
                <w:tab w:val="left" w:pos="2847"/>
              </w:tabs>
              <w:rPr>
                <w:color w:val="000000" w:themeColor="text1"/>
                <w:lang w:val="de-DE"/>
              </w:rPr>
            </w:pPr>
            <w:r>
              <w:rPr>
                <w:color w:val="000000" w:themeColor="text1"/>
                <w:lang w:val="de-DE"/>
              </w:rPr>
              <w:t>Zweck</w:t>
            </w:r>
          </w:p>
        </w:tc>
      </w:tr>
      <w:tr w:rsidR="005E53E9" w:rsidRPr="000B7ABE" w14:paraId="3FA2755E" w14:textId="480A7D6B" w:rsidTr="00406014">
        <w:tc>
          <w:tcPr>
            <w:tcW w:w="2042" w:type="dxa"/>
          </w:tcPr>
          <w:p w14:paraId="0165059D" w14:textId="5FB52E07" w:rsidR="005E53E9" w:rsidRPr="00816204" w:rsidRDefault="005E53E9" w:rsidP="005E53E9">
            <w:pPr>
              <w:rPr>
                <w:color w:val="000000" w:themeColor="text1"/>
                <w:lang w:val="de-DE"/>
              </w:rPr>
            </w:pPr>
            <w:r w:rsidRPr="002E2DDA">
              <w:rPr>
                <w:color w:val="000000" w:themeColor="text1"/>
                <w:sz w:val="24"/>
                <w:szCs w:val="24"/>
                <w:lang w:val="de-DE"/>
              </w:rPr>
              <w:t>Color</w:t>
            </w:r>
          </w:p>
        </w:tc>
        <w:tc>
          <w:tcPr>
            <w:tcW w:w="2759" w:type="dxa"/>
            <w:tcBorders>
              <w:right w:val="double" w:sz="4" w:space="0" w:color="auto"/>
            </w:tcBorders>
          </w:tcPr>
          <w:p w14:paraId="1B9509B7" w14:textId="7835CA6A" w:rsidR="005E53E9" w:rsidRPr="005E53E9" w:rsidRDefault="005E53E9" w:rsidP="005E53E9">
            <w:pPr>
              <w:spacing w:line="360" w:lineRule="auto"/>
              <w:jc w:val="both"/>
              <w:rPr>
                <w:color w:val="000000" w:themeColor="text1"/>
                <w:sz w:val="24"/>
                <w:szCs w:val="24"/>
                <w:lang w:val="de-DE"/>
              </w:rPr>
            </w:pPr>
            <w:r w:rsidRPr="002E2DDA">
              <w:rPr>
                <w:color w:val="000000" w:themeColor="text1"/>
                <w:sz w:val="24"/>
                <w:szCs w:val="24"/>
                <w:lang w:val="de-DE"/>
              </w:rPr>
              <w:t>Farbe</w:t>
            </w:r>
          </w:p>
        </w:tc>
        <w:tc>
          <w:tcPr>
            <w:tcW w:w="2050" w:type="dxa"/>
            <w:tcBorders>
              <w:left w:val="double" w:sz="4" w:space="0" w:color="auto"/>
            </w:tcBorders>
          </w:tcPr>
          <w:p w14:paraId="557A4BEF" w14:textId="3F88D1AD" w:rsidR="005E53E9" w:rsidRPr="002E2DDA" w:rsidRDefault="005E53E9" w:rsidP="005E53E9">
            <w:pPr>
              <w:spacing w:line="360" w:lineRule="auto"/>
              <w:jc w:val="both"/>
              <w:rPr>
                <w:color w:val="000000" w:themeColor="text1"/>
                <w:sz w:val="24"/>
                <w:szCs w:val="24"/>
                <w:lang w:val="de-DE"/>
              </w:rPr>
            </w:pPr>
            <w:r w:rsidRPr="002E2DDA">
              <w:rPr>
                <w:color w:val="000000" w:themeColor="text1"/>
                <w:sz w:val="24"/>
                <w:szCs w:val="24"/>
                <w:lang w:val="de-DE"/>
              </w:rPr>
              <w:t>Extra</w:t>
            </w:r>
          </w:p>
        </w:tc>
        <w:tc>
          <w:tcPr>
            <w:tcW w:w="2165" w:type="dxa"/>
          </w:tcPr>
          <w:p w14:paraId="4FBFF667" w14:textId="349BE25E" w:rsidR="005E53E9" w:rsidRPr="002E2DDA" w:rsidRDefault="005E53E9" w:rsidP="005E53E9">
            <w:pPr>
              <w:spacing w:line="360" w:lineRule="auto"/>
              <w:jc w:val="both"/>
              <w:rPr>
                <w:color w:val="000000" w:themeColor="text1"/>
                <w:sz w:val="24"/>
                <w:szCs w:val="24"/>
                <w:lang w:val="de-DE"/>
              </w:rPr>
            </w:pPr>
            <w:r w:rsidRPr="002E2DDA">
              <w:rPr>
                <w:color w:val="000000" w:themeColor="text1"/>
                <w:sz w:val="24"/>
                <w:szCs w:val="24"/>
                <w:lang w:val="de-DE"/>
              </w:rPr>
              <w:t>Sonderausstattung</w:t>
            </w:r>
          </w:p>
        </w:tc>
      </w:tr>
      <w:tr w:rsidR="005E53E9" w:rsidRPr="000B7ABE" w14:paraId="16AA26F2" w14:textId="125C9A73" w:rsidTr="00406014">
        <w:tc>
          <w:tcPr>
            <w:tcW w:w="2042" w:type="dxa"/>
          </w:tcPr>
          <w:p w14:paraId="567D6BDB" w14:textId="65179B3F" w:rsidR="005E53E9" w:rsidRPr="00816204" w:rsidRDefault="005E53E9" w:rsidP="005E53E9">
            <w:pPr>
              <w:rPr>
                <w:color w:val="000000" w:themeColor="text1"/>
                <w:lang w:val="de-DE"/>
              </w:rPr>
            </w:pPr>
            <w:r>
              <w:rPr>
                <w:color w:val="000000" w:themeColor="text1"/>
                <w:lang w:val="de-DE"/>
              </w:rPr>
              <w:t>Engine</w:t>
            </w:r>
          </w:p>
        </w:tc>
        <w:tc>
          <w:tcPr>
            <w:tcW w:w="2759" w:type="dxa"/>
            <w:tcBorders>
              <w:right w:val="double" w:sz="4" w:space="0" w:color="auto"/>
            </w:tcBorders>
          </w:tcPr>
          <w:p w14:paraId="249F847B" w14:textId="4FF7C499" w:rsidR="005E53E9" w:rsidRPr="000B7ABE" w:rsidRDefault="005E53E9" w:rsidP="005E53E9">
            <w:pPr>
              <w:rPr>
                <w:color w:val="000000" w:themeColor="text1"/>
                <w:lang w:val="de-DE"/>
              </w:rPr>
            </w:pPr>
            <w:r>
              <w:rPr>
                <w:color w:val="000000" w:themeColor="text1"/>
                <w:lang w:val="de-DE"/>
              </w:rPr>
              <w:t>Motor</w:t>
            </w:r>
          </w:p>
        </w:tc>
        <w:tc>
          <w:tcPr>
            <w:tcW w:w="2050" w:type="dxa"/>
            <w:tcBorders>
              <w:left w:val="double" w:sz="4" w:space="0" w:color="auto"/>
            </w:tcBorders>
          </w:tcPr>
          <w:p w14:paraId="059DD6C4" w14:textId="1F265BCA" w:rsidR="005E53E9" w:rsidRDefault="005E53E9" w:rsidP="005E53E9">
            <w:pPr>
              <w:spacing w:line="360" w:lineRule="auto"/>
              <w:jc w:val="both"/>
              <w:rPr>
                <w:color w:val="000000" w:themeColor="text1"/>
                <w:lang w:val="de-DE"/>
              </w:rPr>
            </w:pPr>
            <w:r w:rsidRPr="002E2DDA">
              <w:rPr>
                <w:color w:val="000000" w:themeColor="text1"/>
                <w:sz w:val="24"/>
                <w:szCs w:val="24"/>
                <w:lang w:val="de-DE"/>
              </w:rPr>
              <w:t>Interior</w:t>
            </w:r>
          </w:p>
        </w:tc>
        <w:tc>
          <w:tcPr>
            <w:tcW w:w="2165" w:type="dxa"/>
          </w:tcPr>
          <w:p w14:paraId="1D9C27C8" w14:textId="3D53F4FF" w:rsidR="005E53E9" w:rsidRPr="002E2DDA" w:rsidRDefault="005E53E9" w:rsidP="005E53E9">
            <w:pPr>
              <w:spacing w:line="360" w:lineRule="auto"/>
              <w:jc w:val="both"/>
              <w:rPr>
                <w:color w:val="000000" w:themeColor="text1"/>
                <w:sz w:val="24"/>
                <w:szCs w:val="24"/>
                <w:lang w:val="de-DE"/>
              </w:rPr>
            </w:pPr>
            <w:r w:rsidRPr="002E2DDA">
              <w:rPr>
                <w:color w:val="000000" w:themeColor="text1"/>
                <w:sz w:val="24"/>
                <w:szCs w:val="24"/>
                <w:lang w:val="de-DE"/>
              </w:rPr>
              <w:t>Interieur</w:t>
            </w:r>
          </w:p>
          <w:p w14:paraId="1344DE65" w14:textId="77777777" w:rsidR="005E53E9" w:rsidRDefault="005E53E9" w:rsidP="005E53E9">
            <w:pPr>
              <w:rPr>
                <w:color w:val="000000" w:themeColor="text1"/>
                <w:lang w:val="de-DE"/>
              </w:rPr>
            </w:pPr>
          </w:p>
        </w:tc>
      </w:tr>
      <w:tr w:rsidR="005E53E9" w:rsidRPr="000B7ABE" w14:paraId="419B4955" w14:textId="77777777" w:rsidTr="00406014">
        <w:tc>
          <w:tcPr>
            <w:tcW w:w="2042" w:type="dxa"/>
          </w:tcPr>
          <w:p w14:paraId="1E764E9F" w14:textId="4377086D" w:rsidR="005E53E9" w:rsidRDefault="005E53E9" w:rsidP="005E53E9">
            <w:pPr>
              <w:rPr>
                <w:color w:val="000000" w:themeColor="text1"/>
                <w:lang w:val="de-DE"/>
              </w:rPr>
            </w:pPr>
            <w:r>
              <w:rPr>
                <w:color w:val="000000" w:themeColor="text1"/>
                <w:lang w:val="de-DE"/>
              </w:rPr>
              <w:t>Wheel</w:t>
            </w:r>
          </w:p>
        </w:tc>
        <w:tc>
          <w:tcPr>
            <w:tcW w:w="2759" w:type="dxa"/>
            <w:tcBorders>
              <w:right w:val="double" w:sz="4" w:space="0" w:color="auto"/>
            </w:tcBorders>
          </w:tcPr>
          <w:p w14:paraId="3BB2FC1C" w14:textId="67518919" w:rsidR="005E53E9" w:rsidRPr="005E53E9" w:rsidRDefault="005E53E9" w:rsidP="005E53E9">
            <w:pPr>
              <w:spacing w:line="360" w:lineRule="auto"/>
              <w:jc w:val="both"/>
              <w:rPr>
                <w:color w:val="000000" w:themeColor="text1"/>
                <w:sz w:val="24"/>
                <w:szCs w:val="24"/>
                <w:lang w:val="de-DE"/>
              </w:rPr>
            </w:pPr>
            <w:r w:rsidRPr="002E2DDA">
              <w:rPr>
                <w:color w:val="000000" w:themeColor="text1"/>
                <w:sz w:val="24"/>
                <w:szCs w:val="24"/>
                <w:lang w:val="de-DE"/>
              </w:rPr>
              <w:t>Rad und Felge</w:t>
            </w:r>
          </w:p>
        </w:tc>
        <w:tc>
          <w:tcPr>
            <w:tcW w:w="2050" w:type="dxa"/>
            <w:tcBorders>
              <w:left w:val="double" w:sz="4" w:space="0" w:color="auto"/>
            </w:tcBorders>
          </w:tcPr>
          <w:p w14:paraId="5C7E898C" w14:textId="6D8CA8D7" w:rsidR="005E53E9" w:rsidRPr="002E2DDA" w:rsidRDefault="005E53E9" w:rsidP="005E53E9">
            <w:pPr>
              <w:spacing w:line="360" w:lineRule="auto"/>
              <w:jc w:val="both"/>
              <w:rPr>
                <w:color w:val="000000" w:themeColor="text1"/>
                <w:sz w:val="24"/>
                <w:szCs w:val="24"/>
                <w:lang w:val="de-DE"/>
              </w:rPr>
            </w:pPr>
            <w:r>
              <w:rPr>
                <w:color w:val="000000" w:themeColor="text1"/>
                <w:sz w:val="24"/>
                <w:szCs w:val="24"/>
                <w:lang w:val="de-DE"/>
              </w:rPr>
              <w:t>Model</w:t>
            </w:r>
          </w:p>
        </w:tc>
        <w:tc>
          <w:tcPr>
            <w:tcW w:w="2165" w:type="dxa"/>
          </w:tcPr>
          <w:p w14:paraId="7D6FB5B8" w14:textId="7BB3E899" w:rsidR="005E53E9" w:rsidRPr="002E2DDA" w:rsidRDefault="005E53E9" w:rsidP="00406014">
            <w:pPr>
              <w:keepNext/>
              <w:spacing w:line="360" w:lineRule="auto"/>
              <w:jc w:val="both"/>
              <w:rPr>
                <w:color w:val="000000" w:themeColor="text1"/>
                <w:sz w:val="24"/>
                <w:szCs w:val="24"/>
                <w:lang w:val="de-DE"/>
              </w:rPr>
            </w:pPr>
            <w:r>
              <w:rPr>
                <w:color w:val="000000" w:themeColor="text1"/>
                <w:sz w:val="24"/>
                <w:szCs w:val="24"/>
                <w:lang w:val="de-DE"/>
              </w:rPr>
              <w:t>Variante</w:t>
            </w:r>
          </w:p>
        </w:tc>
      </w:tr>
    </w:tbl>
    <w:p w14:paraId="7700BF47" w14:textId="20A9B20D" w:rsidR="005B4E54" w:rsidRDefault="00406014" w:rsidP="00406014">
      <w:pPr>
        <w:pStyle w:val="Beschriftung"/>
        <w:rPr>
          <w:color w:val="000000" w:themeColor="text1"/>
          <w:sz w:val="24"/>
          <w:szCs w:val="24"/>
          <w:lang w:val="de-DE"/>
        </w:rPr>
      </w:pPr>
      <w:bookmarkStart w:id="19" w:name="_Toc107922771"/>
      <w:proofErr w:type="spellStart"/>
      <w:r>
        <w:t>Tabelle</w:t>
      </w:r>
      <w:proofErr w:type="spellEnd"/>
      <w:r>
        <w:t xml:space="preserve"> </w:t>
      </w:r>
      <w:r>
        <w:fldChar w:fldCharType="begin"/>
      </w:r>
      <w:r>
        <w:instrText xml:space="preserve"> SEQ Tabelle \* ARABIC </w:instrText>
      </w:r>
      <w:r>
        <w:fldChar w:fldCharType="separate"/>
      </w:r>
      <w:r>
        <w:rPr>
          <w:noProof/>
        </w:rPr>
        <w:t>3</w:t>
      </w:r>
      <w:r>
        <w:fldChar w:fldCharType="end"/>
      </w:r>
      <w:r>
        <w:t xml:space="preserve"> - Enum Type</w:t>
      </w:r>
      <w:bookmarkEnd w:id="19"/>
    </w:p>
    <w:p w14:paraId="5355B2E6" w14:textId="77777777" w:rsidR="00F437F1" w:rsidRDefault="00F437F1" w:rsidP="005E53E9">
      <w:pPr>
        <w:spacing w:line="360" w:lineRule="auto"/>
        <w:jc w:val="both"/>
        <w:rPr>
          <w:color w:val="000000" w:themeColor="text1"/>
          <w:sz w:val="24"/>
          <w:szCs w:val="24"/>
          <w:lang w:val="de-DE"/>
        </w:rPr>
      </w:pPr>
    </w:p>
    <w:p w14:paraId="2233617C" w14:textId="0A56E448" w:rsidR="005E53E9" w:rsidRDefault="005E53E9" w:rsidP="005E53E9">
      <w:pPr>
        <w:spacing w:line="360" w:lineRule="auto"/>
        <w:jc w:val="both"/>
        <w:rPr>
          <w:color w:val="000000" w:themeColor="text1"/>
          <w:sz w:val="24"/>
          <w:szCs w:val="24"/>
          <w:lang w:val="de-DE"/>
        </w:rPr>
      </w:pPr>
      <w:r w:rsidRPr="002E2DDA">
        <w:rPr>
          <w:color w:val="000000" w:themeColor="text1"/>
          <w:sz w:val="24"/>
          <w:szCs w:val="24"/>
          <w:lang w:val="de-DE"/>
        </w:rPr>
        <w:t>Die Klasse „</w:t>
      </w:r>
      <w:proofErr w:type="spellStart"/>
      <w:r w:rsidRPr="002E2DDA">
        <w:rPr>
          <w:color w:val="000000" w:themeColor="text1"/>
          <w:sz w:val="24"/>
          <w:szCs w:val="24"/>
          <w:lang w:val="de-DE"/>
        </w:rPr>
        <w:t>CarConfig</w:t>
      </w:r>
      <w:proofErr w:type="spellEnd"/>
      <w:r w:rsidRPr="002E2DDA">
        <w:rPr>
          <w:color w:val="000000" w:themeColor="text1"/>
          <w:sz w:val="24"/>
          <w:szCs w:val="24"/>
          <w:lang w:val="de-DE"/>
        </w:rPr>
        <w:t xml:space="preserve">“ dient dem </w:t>
      </w:r>
      <w:r>
        <w:rPr>
          <w:color w:val="000000" w:themeColor="text1"/>
          <w:sz w:val="24"/>
          <w:szCs w:val="24"/>
          <w:lang w:val="de-DE"/>
        </w:rPr>
        <w:t>P</w:t>
      </w:r>
      <w:r w:rsidRPr="002E2DDA">
        <w:rPr>
          <w:color w:val="000000" w:themeColor="text1"/>
          <w:sz w:val="24"/>
          <w:szCs w:val="24"/>
          <w:lang w:val="de-DE"/>
        </w:rPr>
        <w:t>ersistieren von verschiedenen Konfigurationen.</w:t>
      </w:r>
      <w:r>
        <w:rPr>
          <w:color w:val="000000" w:themeColor="text1"/>
          <w:sz w:val="24"/>
          <w:szCs w:val="24"/>
          <w:lang w:val="de-DE"/>
        </w:rPr>
        <w:t xml:space="preserve"> </w:t>
      </w:r>
      <w:r w:rsidRPr="002E2DDA">
        <w:rPr>
          <w:color w:val="000000" w:themeColor="text1"/>
          <w:sz w:val="24"/>
          <w:szCs w:val="24"/>
          <w:lang w:val="de-DE"/>
        </w:rPr>
        <w:t>Folgende Eigenschaften werden hier verwendet:</w:t>
      </w:r>
    </w:p>
    <w:p w14:paraId="4280668A" w14:textId="77777777" w:rsidR="00D25CDA" w:rsidRDefault="00D25CDA" w:rsidP="005E53E9">
      <w:pPr>
        <w:spacing w:line="360" w:lineRule="auto"/>
        <w:jc w:val="both"/>
        <w:rPr>
          <w:color w:val="000000" w:themeColor="text1"/>
          <w:sz w:val="24"/>
          <w:szCs w:val="24"/>
          <w:lang w:val="de-DE"/>
        </w:rPr>
      </w:pPr>
    </w:p>
    <w:tbl>
      <w:tblPr>
        <w:tblStyle w:val="Tabellenraster"/>
        <w:tblW w:w="0" w:type="auto"/>
        <w:tblLook w:val="04A0" w:firstRow="1" w:lastRow="0" w:firstColumn="1" w:lastColumn="0" w:noHBand="0" w:noVBand="1"/>
      </w:tblPr>
      <w:tblGrid>
        <w:gridCol w:w="2068"/>
        <w:gridCol w:w="2830"/>
        <w:gridCol w:w="4118"/>
      </w:tblGrid>
      <w:tr w:rsidR="005E53E9" w:rsidRPr="00816204" w14:paraId="30F577E7" w14:textId="77777777" w:rsidTr="00122376">
        <w:tc>
          <w:tcPr>
            <w:tcW w:w="1457" w:type="dxa"/>
            <w:shd w:val="clear" w:color="auto" w:fill="9CC2E5" w:themeFill="accent1" w:themeFillTint="99"/>
          </w:tcPr>
          <w:p w14:paraId="282F9D6D" w14:textId="77777777" w:rsidR="005E53E9" w:rsidRPr="00816204" w:rsidRDefault="005E53E9" w:rsidP="00122376">
            <w:pPr>
              <w:rPr>
                <w:color w:val="000000" w:themeColor="text1"/>
                <w:lang w:val="de-DE"/>
              </w:rPr>
            </w:pPr>
            <w:r>
              <w:rPr>
                <w:color w:val="000000" w:themeColor="text1"/>
                <w:lang w:val="de-DE"/>
              </w:rPr>
              <w:lastRenderedPageBreak/>
              <w:t>Name</w:t>
            </w:r>
          </w:p>
        </w:tc>
        <w:tc>
          <w:tcPr>
            <w:tcW w:w="2921" w:type="dxa"/>
            <w:shd w:val="clear" w:color="auto" w:fill="9CC2E5" w:themeFill="accent1" w:themeFillTint="99"/>
          </w:tcPr>
          <w:p w14:paraId="45B72E19" w14:textId="77777777" w:rsidR="005E53E9" w:rsidRPr="00816204" w:rsidRDefault="005E53E9" w:rsidP="00122376">
            <w:pPr>
              <w:tabs>
                <w:tab w:val="left" w:pos="2847"/>
              </w:tabs>
              <w:rPr>
                <w:color w:val="000000" w:themeColor="text1"/>
                <w:lang w:val="de-DE"/>
              </w:rPr>
            </w:pPr>
            <w:r>
              <w:rPr>
                <w:color w:val="000000" w:themeColor="text1"/>
                <w:lang w:val="de-DE"/>
              </w:rPr>
              <w:t>Datentyp</w:t>
            </w:r>
          </w:p>
        </w:tc>
        <w:tc>
          <w:tcPr>
            <w:tcW w:w="4638" w:type="dxa"/>
            <w:shd w:val="clear" w:color="auto" w:fill="9CC2E5" w:themeFill="accent1" w:themeFillTint="99"/>
          </w:tcPr>
          <w:p w14:paraId="1F704435" w14:textId="77777777" w:rsidR="005E53E9" w:rsidRPr="00816204" w:rsidRDefault="005E53E9" w:rsidP="00122376">
            <w:pPr>
              <w:tabs>
                <w:tab w:val="left" w:pos="2847"/>
              </w:tabs>
              <w:rPr>
                <w:color w:val="000000" w:themeColor="text1"/>
                <w:lang w:val="de-DE"/>
              </w:rPr>
            </w:pPr>
            <w:r>
              <w:rPr>
                <w:color w:val="000000" w:themeColor="text1"/>
                <w:lang w:val="de-DE"/>
              </w:rPr>
              <w:t>Zweck</w:t>
            </w:r>
            <w:r w:rsidRPr="00816204">
              <w:rPr>
                <w:color w:val="000000" w:themeColor="text1"/>
                <w:lang w:val="de-DE"/>
              </w:rPr>
              <w:tab/>
            </w:r>
          </w:p>
        </w:tc>
      </w:tr>
      <w:tr w:rsidR="005E53E9" w:rsidRPr="000B7ABE" w14:paraId="1192F5DF" w14:textId="77777777" w:rsidTr="00122376">
        <w:tc>
          <w:tcPr>
            <w:tcW w:w="1457" w:type="dxa"/>
          </w:tcPr>
          <w:p w14:paraId="540599CE" w14:textId="77777777" w:rsidR="005E53E9" w:rsidRPr="00816204" w:rsidRDefault="005E53E9" w:rsidP="00122376">
            <w:pPr>
              <w:rPr>
                <w:color w:val="000000" w:themeColor="text1"/>
                <w:lang w:val="de-DE"/>
              </w:rPr>
            </w:pPr>
            <w:proofErr w:type="spellStart"/>
            <w:r>
              <w:rPr>
                <w:color w:val="000000" w:themeColor="text1"/>
                <w:lang w:val="de-DE"/>
              </w:rPr>
              <w:t>id</w:t>
            </w:r>
            <w:proofErr w:type="spellEnd"/>
          </w:p>
        </w:tc>
        <w:tc>
          <w:tcPr>
            <w:tcW w:w="2921" w:type="dxa"/>
          </w:tcPr>
          <w:p w14:paraId="75EA5936" w14:textId="77777777" w:rsidR="005E53E9" w:rsidRPr="000B7ABE" w:rsidRDefault="005E53E9" w:rsidP="00122376">
            <w:pPr>
              <w:rPr>
                <w:color w:val="000000" w:themeColor="text1"/>
                <w:lang w:val="de-DE"/>
              </w:rPr>
            </w:pPr>
            <w:r>
              <w:rPr>
                <w:color w:val="000000" w:themeColor="text1"/>
                <w:lang w:val="de-DE"/>
              </w:rPr>
              <w:t>Long</w:t>
            </w:r>
          </w:p>
        </w:tc>
        <w:tc>
          <w:tcPr>
            <w:tcW w:w="4638" w:type="dxa"/>
          </w:tcPr>
          <w:p w14:paraId="3A6D639B" w14:textId="77777777" w:rsidR="005E53E9" w:rsidRPr="000B7ABE" w:rsidRDefault="005E53E9" w:rsidP="00122376">
            <w:pPr>
              <w:rPr>
                <w:color w:val="000000" w:themeColor="text1"/>
                <w:lang w:val="de-DE"/>
              </w:rPr>
            </w:pPr>
            <w:r w:rsidRPr="000B7ABE">
              <w:rPr>
                <w:color w:val="000000" w:themeColor="text1"/>
                <w:lang w:val="de-DE"/>
              </w:rPr>
              <w:t>Eindeutige Identifikation de</w:t>
            </w:r>
            <w:r>
              <w:rPr>
                <w:color w:val="000000" w:themeColor="text1"/>
                <w:lang w:val="de-DE"/>
              </w:rPr>
              <w:t>r Konfiguration</w:t>
            </w:r>
          </w:p>
        </w:tc>
      </w:tr>
      <w:tr w:rsidR="005E53E9" w:rsidRPr="000B7ABE" w14:paraId="502DC5ED" w14:textId="77777777" w:rsidTr="00122376">
        <w:tc>
          <w:tcPr>
            <w:tcW w:w="1457" w:type="dxa"/>
          </w:tcPr>
          <w:p w14:paraId="4DEF2734" w14:textId="77777777" w:rsidR="005E53E9" w:rsidRPr="00816204" w:rsidRDefault="005E53E9" w:rsidP="00122376">
            <w:pPr>
              <w:rPr>
                <w:color w:val="000000" w:themeColor="text1"/>
                <w:lang w:val="de-DE"/>
              </w:rPr>
            </w:pPr>
            <w:proofErr w:type="spellStart"/>
            <w:r>
              <w:rPr>
                <w:color w:val="000000" w:themeColor="text1"/>
                <w:lang w:val="de-DE"/>
              </w:rPr>
              <w:t>carConfigAttributes</w:t>
            </w:r>
            <w:proofErr w:type="spellEnd"/>
          </w:p>
        </w:tc>
        <w:tc>
          <w:tcPr>
            <w:tcW w:w="2921" w:type="dxa"/>
          </w:tcPr>
          <w:p w14:paraId="6ABFE2C2" w14:textId="77777777" w:rsidR="005E53E9" w:rsidRPr="000B7ABE" w:rsidRDefault="005E53E9" w:rsidP="00122376">
            <w:pPr>
              <w:rPr>
                <w:color w:val="000000" w:themeColor="text1"/>
                <w:lang w:val="de-DE"/>
              </w:rPr>
            </w:pPr>
            <w:r>
              <w:rPr>
                <w:color w:val="000000" w:themeColor="text1"/>
                <w:lang w:val="de-DE"/>
              </w:rPr>
              <w:t>Set&lt;</w:t>
            </w:r>
            <w:proofErr w:type="spellStart"/>
            <w:r>
              <w:rPr>
                <w:color w:val="000000" w:themeColor="text1"/>
                <w:lang w:val="de-DE"/>
              </w:rPr>
              <w:t>CarConfigAttribute</w:t>
            </w:r>
            <w:proofErr w:type="spellEnd"/>
            <w:r>
              <w:rPr>
                <w:color w:val="000000" w:themeColor="text1"/>
                <w:lang w:val="de-DE"/>
              </w:rPr>
              <w:t>&gt;</w:t>
            </w:r>
          </w:p>
        </w:tc>
        <w:tc>
          <w:tcPr>
            <w:tcW w:w="4638" w:type="dxa"/>
          </w:tcPr>
          <w:p w14:paraId="5E6B29C1" w14:textId="77777777" w:rsidR="005E53E9" w:rsidRPr="000B7ABE" w:rsidRDefault="005E53E9" w:rsidP="00406014">
            <w:pPr>
              <w:keepNext/>
              <w:rPr>
                <w:color w:val="000000" w:themeColor="text1"/>
                <w:lang w:val="de-DE"/>
              </w:rPr>
            </w:pPr>
            <w:r>
              <w:rPr>
                <w:color w:val="000000" w:themeColor="text1"/>
                <w:lang w:val="de-DE"/>
              </w:rPr>
              <w:t>Liste der gewählten Auswahlmöglichkeiten</w:t>
            </w:r>
          </w:p>
        </w:tc>
      </w:tr>
    </w:tbl>
    <w:p w14:paraId="4008CB42" w14:textId="16FA16E7" w:rsidR="00406014" w:rsidRDefault="00406014" w:rsidP="00406014">
      <w:pPr>
        <w:pStyle w:val="Beschriftung"/>
        <w:rPr>
          <w:color w:val="000000" w:themeColor="text1"/>
          <w:sz w:val="24"/>
          <w:szCs w:val="24"/>
          <w:lang w:val="de-DE"/>
        </w:rPr>
      </w:pPr>
      <w:bookmarkStart w:id="20" w:name="_Toc107922772"/>
      <w:proofErr w:type="spellStart"/>
      <w:r>
        <w:t>Tabelle</w:t>
      </w:r>
      <w:proofErr w:type="spellEnd"/>
      <w:r>
        <w:t xml:space="preserve"> </w:t>
      </w:r>
      <w:r>
        <w:fldChar w:fldCharType="begin"/>
      </w:r>
      <w:r>
        <w:instrText xml:space="preserve"> SEQ Tabelle \* ARABIC </w:instrText>
      </w:r>
      <w:r>
        <w:fldChar w:fldCharType="separate"/>
      </w:r>
      <w:r>
        <w:rPr>
          <w:noProof/>
        </w:rPr>
        <w:t>4</w:t>
      </w:r>
      <w:r>
        <w:fldChar w:fldCharType="end"/>
      </w:r>
      <w:r>
        <w:t xml:space="preserve"> - </w:t>
      </w:r>
      <w:proofErr w:type="spellStart"/>
      <w:r w:rsidRPr="00014BDD">
        <w:t>Klasse</w:t>
      </w:r>
      <w:proofErr w:type="spellEnd"/>
      <w:r w:rsidRPr="00014BDD">
        <w:t xml:space="preserve"> </w:t>
      </w:r>
      <w:proofErr w:type="spellStart"/>
      <w:r w:rsidRPr="00014BDD">
        <w:t>CarConfig</w:t>
      </w:r>
      <w:bookmarkEnd w:id="20"/>
      <w:proofErr w:type="spellEnd"/>
    </w:p>
    <w:p w14:paraId="30916330" w14:textId="77777777" w:rsidR="00F437F1" w:rsidRDefault="00F437F1" w:rsidP="002E2DDA">
      <w:pPr>
        <w:spacing w:line="360" w:lineRule="auto"/>
        <w:jc w:val="both"/>
        <w:rPr>
          <w:color w:val="000000" w:themeColor="text1"/>
          <w:sz w:val="24"/>
          <w:szCs w:val="24"/>
          <w:lang w:val="de-DE"/>
        </w:rPr>
      </w:pPr>
    </w:p>
    <w:p w14:paraId="06CA0FD2" w14:textId="676F36AC" w:rsidR="00EB33FC" w:rsidRDefault="008F3BD5" w:rsidP="002E2DDA">
      <w:pPr>
        <w:spacing w:line="360" w:lineRule="auto"/>
        <w:jc w:val="both"/>
        <w:rPr>
          <w:color w:val="000000" w:themeColor="text1"/>
          <w:sz w:val="24"/>
          <w:szCs w:val="24"/>
          <w:lang w:val="de-DE"/>
        </w:rPr>
      </w:pPr>
      <w:r w:rsidRPr="002E2DDA">
        <w:rPr>
          <w:color w:val="000000" w:themeColor="text1"/>
          <w:sz w:val="24"/>
          <w:szCs w:val="24"/>
          <w:lang w:val="de-DE"/>
        </w:rPr>
        <w:t>D</w:t>
      </w:r>
      <w:r w:rsidR="009E4FD0" w:rsidRPr="002E2DDA">
        <w:rPr>
          <w:color w:val="000000" w:themeColor="text1"/>
          <w:sz w:val="24"/>
          <w:szCs w:val="24"/>
          <w:lang w:val="de-DE"/>
        </w:rPr>
        <w:t xml:space="preserve">iese Struktur ermöglicht es </w:t>
      </w:r>
      <w:r w:rsidR="0032569B">
        <w:rPr>
          <w:color w:val="000000" w:themeColor="text1"/>
          <w:sz w:val="24"/>
          <w:szCs w:val="24"/>
          <w:lang w:val="de-DE"/>
        </w:rPr>
        <w:t xml:space="preserve">alle Objekte gleich zu behandeln und </w:t>
      </w:r>
      <w:r w:rsidR="009E4FD0" w:rsidRPr="002E2DDA">
        <w:rPr>
          <w:color w:val="000000" w:themeColor="text1"/>
          <w:sz w:val="24"/>
          <w:szCs w:val="24"/>
          <w:lang w:val="de-DE"/>
        </w:rPr>
        <w:t xml:space="preserve">auf einfachstem Wege neue Auswahlmöglichkeiten hinzuzufügen, ohne dafür Anpassungen an dem Quellcode durchführen zu müssen. </w:t>
      </w:r>
      <w:r w:rsidR="00EB33FC">
        <w:rPr>
          <w:color w:val="000000" w:themeColor="text1"/>
          <w:sz w:val="24"/>
          <w:szCs w:val="24"/>
          <w:lang w:val="de-DE"/>
        </w:rPr>
        <w:t>Dafür werden alle vorhandenen Attribute nach ihrem Typ einem Konfigurationsschritt zugeordnet und dort, anhand ihrer Unterkategorie sortiert</w:t>
      </w:r>
      <w:r w:rsidR="00406014">
        <w:rPr>
          <w:color w:val="000000" w:themeColor="text1"/>
          <w:sz w:val="24"/>
          <w:szCs w:val="24"/>
          <w:lang w:val="de-DE"/>
        </w:rPr>
        <w:t>.</w:t>
      </w:r>
    </w:p>
    <w:p w14:paraId="5E838865" w14:textId="6CFA7D77" w:rsidR="00406014" w:rsidRPr="00C9510E" w:rsidRDefault="00406014" w:rsidP="002E2DDA">
      <w:pPr>
        <w:spacing w:line="360" w:lineRule="auto"/>
        <w:jc w:val="both"/>
        <w:rPr>
          <w:color w:val="000000" w:themeColor="text1"/>
          <w:sz w:val="24"/>
          <w:szCs w:val="24"/>
          <w:lang w:val="de-DE"/>
        </w:rPr>
      </w:pPr>
      <w:r>
        <w:rPr>
          <w:color w:val="000000" w:themeColor="text1"/>
          <w:sz w:val="24"/>
          <w:szCs w:val="24"/>
          <w:lang w:val="de-DE"/>
        </w:rPr>
        <w:t xml:space="preserve">Hier beispielsweise eine Auswahl des Typen </w:t>
      </w:r>
      <w:proofErr w:type="spellStart"/>
      <w:r w:rsidRPr="00406014">
        <w:rPr>
          <w:i/>
          <w:iCs/>
          <w:color w:val="000000" w:themeColor="text1"/>
          <w:sz w:val="24"/>
          <w:szCs w:val="24"/>
          <w:lang w:val="de-DE"/>
        </w:rPr>
        <w:t>color</w:t>
      </w:r>
      <w:proofErr w:type="spellEnd"/>
      <w:r>
        <w:rPr>
          <w:i/>
          <w:iCs/>
          <w:color w:val="000000" w:themeColor="text1"/>
          <w:sz w:val="24"/>
          <w:szCs w:val="24"/>
          <w:lang w:val="de-DE"/>
        </w:rPr>
        <w:t xml:space="preserve"> </w:t>
      </w:r>
      <w:r>
        <w:rPr>
          <w:color w:val="000000" w:themeColor="text1"/>
          <w:sz w:val="24"/>
          <w:szCs w:val="24"/>
          <w:lang w:val="de-DE"/>
        </w:rPr>
        <w:t xml:space="preserve">sortiert nach den Kategorien </w:t>
      </w:r>
      <w:r w:rsidRPr="00C9510E">
        <w:rPr>
          <w:i/>
          <w:iCs/>
          <w:color w:val="000000" w:themeColor="text1"/>
          <w:sz w:val="24"/>
          <w:szCs w:val="24"/>
          <w:lang w:val="de-DE"/>
        </w:rPr>
        <w:t xml:space="preserve">Metallic </w:t>
      </w:r>
      <w:r>
        <w:rPr>
          <w:color w:val="000000" w:themeColor="text1"/>
          <w:sz w:val="24"/>
          <w:szCs w:val="24"/>
          <w:lang w:val="de-DE"/>
        </w:rPr>
        <w:t xml:space="preserve">und </w:t>
      </w:r>
      <w:r w:rsidRPr="00406014">
        <w:rPr>
          <w:i/>
          <w:iCs/>
          <w:color w:val="000000" w:themeColor="text1"/>
          <w:sz w:val="24"/>
          <w:szCs w:val="24"/>
          <w:lang w:val="de-DE"/>
        </w:rPr>
        <w:t>Uni/Metallic</w:t>
      </w:r>
      <w:r w:rsidR="00C9510E">
        <w:rPr>
          <w:i/>
          <w:iCs/>
          <w:color w:val="000000" w:themeColor="text1"/>
          <w:sz w:val="24"/>
          <w:szCs w:val="24"/>
          <w:lang w:val="de-DE"/>
        </w:rPr>
        <w:t xml:space="preserve"> </w:t>
      </w:r>
      <w:r w:rsidR="00C9510E" w:rsidRPr="00C9510E">
        <w:rPr>
          <w:color w:val="000000" w:themeColor="text1"/>
          <w:sz w:val="24"/>
          <w:szCs w:val="24"/>
          <w:lang w:val="de-DE"/>
        </w:rPr>
        <w:t>(</w:t>
      </w:r>
      <w:r w:rsidR="00C9510E">
        <w:rPr>
          <w:color w:val="000000" w:themeColor="text1"/>
          <w:sz w:val="24"/>
          <w:szCs w:val="24"/>
          <w:lang w:val="de-DE"/>
        </w:rPr>
        <w:fldChar w:fldCharType="begin"/>
      </w:r>
      <w:r w:rsidR="00C9510E">
        <w:rPr>
          <w:color w:val="000000" w:themeColor="text1"/>
          <w:sz w:val="24"/>
          <w:szCs w:val="24"/>
          <w:lang w:val="de-DE"/>
        </w:rPr>
        <w:instrText xml:space="preserve"> REF _Ref107909426 \h </w:instrText>
      </w:r>
      <w:r w:rsidR="00C9510E">
        <w:rPr>
          <w:color w:val="000000" w:themeColor="text1"/>
          <w:sz w:val="24"/>
          <w:szCs w:val="24"/>
          <w:lang w:val="de-DE"/>
        </w:rPr>
      </w:r>
      <w:r w:rsidR="00C9510E">
        <w:rPr>
          <w:color w:val="000000" w:themeColor="text1"/>
          <w:sz w:val="24"/>
          <w:szCs w:val="24"/>
          <w:lang w:val="de-DE"/>
        </w:rPr>
        <w:fldChar w:fldCharType="separate"/>
      </w:r>
      <w:r w:rsidR="00C9510E" w:rsidRPr="0071575B">
        <w:rPr>
          <w:lang w:val="de-DE"/>
        </w:rPr>
        <w:t xml:space="preserve">Abbildung </w:t>
      </w:r>
      <w:r w:rsidR="00C9510E">
        <w:rPr>
          <w:noProof/>
          <w:lang w:val="de-DE"/>
        </w:rPr>
        <w:t>4</w:t>
      </w:r>
      <w:r w:rsidR="00C9510E">
        <w:rPr>
          <w:color w:val="000000" w:themeColor="text1"/>
          <w:sz w:val="24"/>
          <w:szCs w:val="24"/>
          <w:lang w:val="de-DE"/>
        </w:rPr>
        <w:fldChar w:fldCharType="end"/>
      </w:r>
      <w:r w:rsidR="00C9510E" w:rsidRPr="00C9510E">
        <w:rPr>
          <w:color w:val="000000" w:themeColor="text1"/>
          <w:sz w:val="24"/>
          <w:szCs w:val="24"/>
          <w:lang w:val="de-DE"/>
        </w:rPr>
        <w:t>)</w:t>
      </w:r>
      <w:r w:rsidRPr="00C9510E">
        <w:rPr>
          <w:color w:val="000000" w:themeColor="text1"/>
          <w:sz w:val="24"/>
          <w:szCs w:val="24"/>
          <w:lang w:val="de-DE"/>
        </w:rPr>
        <w:t>:</w:t>
      </w:r>
    </w:p>
    <w:p w14:paraId="2D095886" w14:textId="77777777" w:rsidR="0071575B" w:rsidRPr="00406014" w:rsidRDefault="0071575B" w:rsidP="002E2DDA">
      <w:pPr>
        <w:spacing w:line="360" w:lineRule="auto"/>
        <w:jc w:val="both"/>
        <w:rPr>
          <w:color w:val="000000" w:themeColor="text1"/>
          <w:sz w:val="24"/>
          <w:szCs w:val="24"/>
          <w:lang w:val="de-DE"/>
        </w:rPr>
      </w:pPr>
    </w:p>
    <w:p w14:paraId="412BA3A0" w14:textId="77777777" w:rsidR="00406014" w:rsidRDefault="00EB33FC" w:rsidP="00406014">
      <w:pPr>
        <w:keepNext/>
        <w:spacing w:line="360" w:lineRule="auto"/>
        <w:jc w:val="both"/>
      </w:pPr>
      <w:r w:rsidRPr="00EB33FC">
        <w:rPr>
          <w:noProof/>
          <w:color w:val="000000" w:themeColor="text1"/>
          <w:sz w:val="24"/>
          <w:szCs w:val="24"/>
          <w:lang w:val="de-DE"/>
        </w:rPr>
        <w:drawing>
          <wp:inline distT="0" distB="0" distL="0" distR="0" wp14:anchorId="108AE352" wp14:editId="0B06D3AF">
            <wp:extent cx="4216400" cy="2851886"/>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1757" cy="2875801"/>
                    </a:xfrm>
                    <a:prstGeom prst="rect">
                      <a:avLst/>
                    </a:prstGeom>
                  </pic:spPr>
                </pic:pic>
              </a:graphicData>
            </a:graphic>
          </wp:inline>
        </w:drawing>
      </w:r>
    </w:p>
    <w:p w14:paraId="0E57FAB5" w14:textId="56E0699D" w:rsidR="00EB33FC" w:rsidRDefault="00406014" w:rsidP="00406014">
      <w:pPr>
        <w:pStyle w:val="Beschriftung"/>
        <w:jc w:val="both"/>
        <w:rPr>
          <w:color w:val="000000" w:themeColor="text1"/>
          <w:sz w:val="24"/>
          <w:szCs w:val="24"/>
          <w:lang w:val="de-DE"/>
        </w:rPr>
      </w:pPr>
      <w:bookmarkStart w:id="21" w:name="_Ref107909426"/>
      <w:bookmarkStart w:id="22" w:name="_Toc107922763"/>
      <w:r w:rsidRPr="0071575B">
        <w:rPr>
          <w:lang w:val="de-DE"/>
        </w:rPr>
        <w:t xml:space="preserve">Abbildung </w:t>
      </w:r>
      <w:r>
        <w:fldChar w:fldCharType="begin"/>
      </w:r>
      <w:r w:rsidRPr="0071575B">
        <w:rPr>
          <w:lang w:val="de-DE"/>
        </w:rPr>
        <w:instrText xml:space="preserve"> SEQ Abbildung \* ARABIC </w:instrText>
      </w:r>
      <w:r>
        <w:fldChar w:fldCharType="separate"/>
      </w:r>
      <w:r w:rsidR="0071575B">
        <w:rPr>
          <w:noProof/>
          <w:lang w:val="de-DE"/>
        </w:rPr>
        <w:t>4</w:t>
      </w:r>
      <w:r>
        <w:fldChar w:fldCharType="end"/>
      </w:r>
      <w:bookmarkEnd w:id="21"/>
      <w:r w:rsidRPr="0071575B">
        <w:rPr>
          <w:lang w:val="de-DE"/>
        </w:rPr>
        <w:t xml:space="preserve"> - Kategorisierung von Attributen</w:t>
      </w:r>
      <w:bookmarkEnd w:id="22"/>
    </w:p>
    <w:p w14:paraId="599B3CC4" w14:textId="77777777" w:rsidR="00EB33FC" w:rsidRDefault="00EB33FC" w:rsidP="002E2DDA">
      <w:pPr>
        <w:spacing w:line="360" w:lineRule="auto"/>
        <w:jc w:val="both"/>
        <w:rPr>
          <w:color w:val="000000" w:themeColor="text1"/>
          <w:sz w:val="24"/>
          <w:szCs w:val="24"/>
          <w:lang w:val="de-DE"/>
        </w:rPr>
      </w:pPr>
    </w:p>
    <w:p w14:paraId="29EBCA25" w14:textId="5B332AAD" w:rsidR="0071575B" w:rsidRDefault="006A6790" w:rsidP="002E2DDA">
      <w:pPr>
        <w:spacing w:line="360" w:lineRule="auto"/>
        <w:jc w:val="both"/>
        <w:rPr>
          <w:color w:val="000000" w:themeColor="text1"/>
          <w:sz w:val="24"/>
          <w:szCs w:val="24"/>
          <w:lang w:val="de-DE"/>
        </w:rPr>
      </w:pPr>
      <w:r>
        <w:rPr>
          <w:color w:val="000000" w:themeColor="text1"/>
          <w:sz w:val="24"/>
          <w:szCs w:val="24"/>
          <w:lang w:val="de-DE"/>
        </w:rPr>
        <w:t xml:space="preserve">Durch das gewählte Datenmodell </w:t>
      </w:r>
      <w:r w:rsidR="00E07EF0">
        <w:rPr>
          <w:color w:val="000000" w:themeColor="text1"/>
          <w:sz w:val="24"/>
          <w:szCs w:val="24"/>
          <w:lang w:val="de-DE"/>
        </w:rPr>
        <w:t xml:space="preserve">und die verbundene Eindeutigkeit der Attribut IDs </w:t>
      </w:r>
      <w:r w:rsidR="0071575B">
        <w:rPr>
          <w:color w:val="000000" w:themeColor="text1"/>
          <w:sz w:val="24"/>
          <w:szCs w:val="24"/>
          <w:lang w:val="de-DE"/>
        </w:rPr>
        <w:t xml:space="preserve">könne </w:t>
      </w:r>
      <w:r>
        <w:rPr>
          <w:color w:val="000000" w:themeColor="text1"/>
          <w:sz w:val="24"/>
          <w:szCs w:val="24"/>
          <w:lang w:val="de-DE"/>
        </w:rPr>
        <w:t xml:space="preserve">neue </w:t>
      </w:r>
      <w:r w:rsidR="00F31EA9">
        <w:rPr>
          <w:color w:val="000000" w:themeColor="text1"/>
          <w:sz w:val="24"/>
          <w:szCs w:val="24"/>
          <w:lang w:val="de-DE"/>
        </w:rPr>
        <w:t>Ausschlusskriterien zwischen den verschiedenen Komponenten</w:t>
      </w:r>
      <w:r w:rsidR="0071575B">
        <w:rPr>
          <w:color w:val="000000" w:themeColor="text1"/>
          <w:sz w:val="24"/>
          <w:szCs w:val="24"/>
          <w:lang w:val="de-DE"/>
        </w:rPr>
        <w:t xml:space="preserve"> </w:t>
      </w:r>
      <w:r w:rsidR="00F31EA9">
        <w:rPr>
          <w:color w:val="000000" w:themeColor="text1"/>
          <w:sz w:val="24"/>
          <w:szCs w:val="24"/>
          <w:lang w:val="de-DE"/>
        </w:rPr>
        <w:t>definier</w:t>
      </w:r>
      <w:r w:rsidR="0071575B">
        <w:rPr>
          <w:color w:val="000000" w:themeColor="text1"/>
          <w:sz w:val="24"/>
          <w:szCs w:val="24"/>
          <w:lang w:val="de-DE"/>
        </w:rPr>
        <w:t>t werden</w:t>
      </w:r>
      <w:r w:rsidR="00F31EA9">
        <w:rPr>
          <w:color w:val="000000" w:themeColor="text1"/>
          <w:sz w:val="24"/>
          <w:szCs w:val="24"/>
          <w:lang w:val="de-DE"/>
        </w:rPr>
        <w:t>. Hierzu müssen</w:t>
      </w:r>
      <w:r w:rsidR="0071575B">
        <w:rPr>
          <w:color w:val="000000" w:themeColor="text1"/>
          <w:sz w:val="24"/>
          <w:szCs w:val="24"/>
          <w:lang w:val="de-DE"/>
        </w:rPr>
        <w:t xml:space="preserve"> </w:t>
      </w:r>
      <w:r w:rsidR="00F31EA9">
        <w:rPr>
          <w:color w:val="000000" w:themeColor="text1"/>
          <w:sz w:val="24"/>
          <w:szCs w:val="24"/>
          <w:lang w:val="de-DE"/>
        </w:rPr>
        <w:t>über die dafür vorgesehene API-Schnittstelle die IDs der sich ausschließenden Attributes</w:t>
      </w:r>
      <w:r w:rsidR="00294C2B">
        <w:rPr>
          <w:color w:val="000000" w:themeColor="text1"/>
          <w:sz w:val="24"/>
          <w:szCs w:val="24"/>
          <w:lang w:val="de-DE"/>
        </w:rPr>
        <w:t xml:space="preserve"> </w:t>
      </w:r>
      <w:r w:rsidR="00F31EA9">
        <w:rPr>
          <w:color w:val="000000" w:themeColor="text1"/>
          <w:sz w:val="24"/>
          <w:szCs w:val="24"/>
          <w:lang w:val="de-DE"/>
        </w:rPr>
        <w:t xml:space="preserve">angegeben werden, die dann in beiden Attributen </w:t>
      </w:r>
      <w:r w:rsidR="00294C2B">
        <w:rPr>
          <w:color w:val="000000" w:themeColor="text1"/>
          <w:sz w:val="24"/>
          <w:szCs w:val="24"/>
          <w:lang w:val="de-DE"/>
        </w:rPr>
        <w:t xml:space="preserve">als </w:t>
      </w:r>
      <w:r w:rsidR="00C9510E">
        <w:rPr>
          <w:color w:val="000000" w:themeColor="text1"/>
          <w:sz w:val="24"/>
          <w:szCs w:val="24"/>
          <w:lang w:val="de-DE"/>
        </w:rPr>
        <w:t>Inkompatiblen Attributen (</w:t>
      </w:r>
      <w:proofErr w:type="spellStart"/>
      <w:proofErr w:type="gramStart"/>
      <w:r w:rsidR="00C9510E" w:rsidRPr="00C9510E">
        <w:rPr>
          <w:i/>
          <w:iCs/>
          <w:color w:val="000000" w:themeColor="text1"/>
          <w:sz w:val="24"/>
          <w:szCs w:val="24"/>
          <w:lang w:val="de-DE"/>
        </w:rPr>
        <w:t>exclusions</w:t>
      </w:r>
      <w:proofErr w:type="spellEnd"/>
      <w:r w:rsidR="00C9510E">
        <w:rPr>
          <w:color w:val="000000" w:themeColor="text1"/>
          <w:sz w:val="24"/>
          <w:szCs w:val="24"/>
          <w:lang w:val="de-DE"/>
        </w:rPr>
        <w:t xml:space="preserve">) </w:t>
      </w:r>
      <w:r w:rsidR="00294C2B">
        <w:rPr>
          <w:color w:val="000000" w:themeColor="text1"/>
          <w:sz w:val="24"/>
          <w:szCs w:val="24"/>
          <w:lang w:val="de-DE"/>
        </w:rPr>
        <w:t xml:space="preserve"> </w:t>
      </w:r>
      <w:r w:rsidR="00F31EA9">
        <w:rPr>
          <w:color w:val="000000" w:themeColor="text1"/>
          <w:sz w:val="24"/>
          <w:szCs w:val="24"/>
          <w:lang w:val="de-DE"/>
        </w:rPr>
        <w:t>ergänzt</w:t>
      </w:r>
      <w:proofErr w:type="gramEnd"/>
      <w:r w:rsidR="00F31EA9">
        <w:rPr>
          <w:color w:val="000000" w:themeColor="text1"/>
          <w:sz w:val="24"/>
          <w:szCs w:val="24"/>
          <w:lang w:val="de-DE"/>
        </w:rPr>
        <w:t xml:space="preserve"> werden. Im Frontend wird </w:t>
      </w:r>
      <w:r w:rsidR="00E07EF0">
        <w:rPr>
          <w:color w:val="000000" w:themeColor="text1"/>
          <w:sz w:val="24"/>
          <w:szCs w:val="24"/>
          <w:lang w:val="de-DE"/>
        </w:rPr>
        <w:t>beim Anzeigen der aktuellen Elemente geprüft</w:t>
      </w:r>
      <w:r w:rsidR="00294C2B">
        <w:rPr>
          <w:color w:val="000000" w:themeColor="text1"/>
          <w:sz w:val="24"/>
          <w:szCs w:val="24"/>
          <w:lang w:val="de-DE"/>
        </w:rPr>
        <w:t>,</w:t>
      </w:r>
      <w:r w:rsidR="00E07EF0">
        <w:rPr>
          <w:color w:val="000000" w:themeColor="text1"/>
          <w:sz w:val="24"/>
          <w:szCs w:val="24"/>
          <w:lang w:val="de-DE"/>
        </w:rPr>
        <w:t xml:space="preserve"> ob deren ID sich in den </w:t>
      </w:r>
      <w:proofErr w:type="spellStart"/>
      <w:r w:rsidR="00E07EF0" w:rsidRPr="00C9510E">
        <w:rPr>
          <w:i/>
          <w:iCs/>
          <w:color w:val="000000" w:themeColor="text1"/>
          <w:sz w:val="24"/>
          <w:szCs w:val="24"/>
          <w:lang w:val="de-DE"/>
        </w:rPr>
        <w:t>exclusions</w:t>
      </w:r>
      <w:proofErr w:type="spellEnd"/>
      <w:r w:rsidR="00E07EF0">
        <w:rPr>
          <w:color w:val="000000" w:themeColor="text1"/>
          <w:sz w:val="24"/>
          <w:szCs w:val="24"/>
          <w:lang w:val="de-DE"/>
        </w:rPr>
        <w:t xml:space="preserve"> einer der anderen Attribute der Konfiguration befindet. In diesem Fall kann das aktuelle Element nicht </w:t>
      </w:r>
      <w:r w:rsidR="00E07EF0">
        <w:rPr>
          <w:color w:val="000000" w:themeColor="text1"/>
          <w:sz w:val="24"/>
          <w:szCs w:val="24"/>
          <w:lang w:val="de-DE"/>
        </w:rPr>
        <w:lastRenderedPageBreak/>
        <w:t>mehr ausgewählt werden</w:t>
      </w:r>
      <w:r w:rsidR="0071575B">
        <w:rPr>
          <w:color w:val="000000" w:themeColor="text1"/>
          <w:sz w:val="24"/>
          <w:szCs w:val="24"/>
          <w:lang w:val="de-DE"/>
        </w:rPr>
        <w:t xml:space="preserve"> (siehe</w:t>
      </w:r>
      <w:r w:rsidR="00C9510E">
        <w:rPr>
          <w:color w:val="000000" w:themeColor="text1"/>
          <w:sz w:val="24"/>
          <w:szCs w:val="24"/>
          <w:lang w:val="de-DE"/>
        </w:rPr>
        <w:t xml:space="preserve"> </w:t>
      </w:r>
      <w:r w:rsidR="00C9510E">
        <w:rPr>
          <w:color w:val="000000" w:themeColor="text1"/>
          <w:sz w:val="24"/>
          <w:szCs w:val="24"/>
          <w:lang w:val="de-DE"/>
        </w:rPr>
        <w:fldChar w:fldCharType="begin"/>
      </w:r>
      <w:r w:rsidR="00C9510E">
        <w:rPr>
          <w:color w:val="000000" w:themeColor="text1"/>
          <w:sz w:val="24"/>
          <w:szCs w:val="24"/>
          <w:lang w:val="de-DE"/>
        </w:rPr>
        <w:instrText xml:space="preserve"> REF _Ref107909397 \h </w:instrText>
      </w:r>
      <w:r w:rsidR="00C9510E">
        <w:rPr>
          <w:color w:val="000000" w:themeColor="text1"/>
          <w:sz w:val="24"/>
          <w:szCs w:val="24"/>
          <w:lang w:val="de-DE"/>
        </w:rPr>
      </w:r>
      <w:r w:rsidR="00C9510E">
        <w:rPr>
          <w:color w:val="000000" w:themeColor="text1"/>
          <w:sz w:val="24"/>
          <w:szCs w:val="24"/>
          <w:lang w:val="de-DE"/>
        </w:rPr>
        <w:fldChar w:fldCharType="separate"/>
      </w:r>
      <w:r w:rsidR="00C9510E" w:rsidRPr="0071575B">
        <w:rPr>
          <w:lang w:val="de-DE"/>
        </w:rPr>
        <w:t xml:space="preserve">Abbildung </w:t>
      </w:r>
      <w:r w:rsidR="00C9510E" w:rsidRPr="0071575B">
        <w:rPr>
          <w:noProof/>
          <w:lang w:val="de-DE"/>
        </w:rPr>
        <w:t>5</w:t>
      </w:r>
      <w:r w:rsidR="00C9510E">
        <w:rPr>
          <w:color w:val="000000" w:themeColor="text1"/>
          <w:sz w:val="24"/>
          <w:szCs w:val="24"/>
          <w:lang w:val="de-DE"/>
        </w:rPr>
        <w:fldChar w:fldCharType="end"/>
      </w:r>
      <w:r w:rsidR="00C9510E">
        <w:rPr>
          <w:color w:val="000000" w:themeColor="text1"/>
          <w:sz w:val="24"/>
          <w:szCs w:val="24"/>
          <w:lang w:val="de-DE"/>
        </w:rPr>
        <w:t>)</w:t>
      </w:r>
    </w:p>
    <w:p w14:paraId="56D6DDA5" w14:textId="77777777" w:rsidR="0071575B" w:rsidRDefault="0071575B" w:rsidP="002E2DDA">
      <w:pPr>
        <w:spacing w:line="360" w:lineRule="auto"/>
        <w:jc w:val="both"/>
        <w:rPr>
          <w:color w:val="000000" w:themeColor="text1"/>
          <w:sz w:val="24"/>
          <w:szCs w:val="24"/>
          <w:lang w:val="de-DE"/>
        </w:rPr>
      </w:pPr>
    </w:p>
    <w:p w14:paraId="26E14C5B" w14:textId="77777777" w:rsidR="0071575B" w:rsidRDefault="0071575B" w:rsidP="0071575B">
      <w:pPr>
        <w:keepNext/>
        <w:spacing w:line="360" w:lineRule="auto"/>
        <w:jc w:val="both"/>
      </w:pPr>
      <w:r>
        <w:rPr>
          <w:noProof/>
          <w:color w:val="000000" w:themeColor="text1"/>
          <w:sz w:val="24"/>
          <w:szCs w:val="24"/>
          <w:lang w:val="de-DE"/>
        </w:rPr>
        <w:drawing>
          <wp:inline distT="0" distB="0" distL="0" distR="0" wp14:anchorId="21E479B8" wp14:editId="38FE1449">
            <wp:extent cx="4686300" cy="1989641"/>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a:extLst>
                        <a:ext uri="{28A0092B-C50C-407E-A947-70E740481C1C}">
                          <a14:useLocalDpi xmlns:a14="http://schemas.microsoft.com/office/drawing/2010/main" val="0"/>
                        </a:ext>
                      </a:extLst>
                    </a:blip>
                    <a:stretch>
                      <a:fillRect/>
                    </a:stretch>
                  </pic:blipFill>
                  <pic:spPr>
                    <a:xfrm>
                      <a:off x="0" y="0"/>
                      <a:ext cx="4855903" cy="2061649"/>
                    </a:xfrm>
                    <a:prstGeom prst="rect">
                      <a:avLst/>
                    </a:prstGeom>
                  </pic:spPr>
                </pic:pic>
              </a:graphicData>
            </a:graphic>
          </wp:inline>
        </w:drawing>
      </w:r>
    </w:p>
    <w:p w14:paraId="08466561" w14:textId="0673E9B5" w:rsidR="00BF0360" w:rsidRPr="002E2DDA" w:rsidRDefault="0071575B" w:rsidP="0071575B">
      <w:pPr>
        <w:pStyle w:val="Beschriftung"/>
        <w:jc w:val="both"/>
        <w:rPr>
          <w:color w:val="000000" w:themeColor="text1"/>
          <w:sz w:val="24"/>
          <w:szCs w:val="24"/>
          <w:lang w:val="de-DE"/>
        </w:rPr>
      </w:pPr>
      <w:bookmarkStart w:id="23" w:name="_Ref107909397"/>
      <w:bookmarkStart w:id="24" w:name="_Ref107909345"/>
      <w:bookmarkStart w:id="25" w:name="_Toc107922764"/>
      <w:r w:rsidRPr="0071575B">
        <w:rPr>
          <w:lang w:val="de-DE"/>
        </w:rPr>
        <w:t xml:space="preserve">Abbildung </w:t>
      </w:r>
      <w:r>
        <w:fldChar w:fldCharType="begin"/>
      </w:r>
      <w:r w:rsidRPr="0071575B">
        <w:rPr>
          <w:lang w:val="de-DE"/>
        </w:rPr>
        <w:instrText xml:space="preserve"> SEQ Abbildung \* ARABIC </w:instrText>
      </w:r>
      <w:r>
        <w:fldChar w:fldCharType="separate"/>
      </w:r>
      <w:r w:rsidRPr="0071575B">
        <w:rPr>
          <w:noProof/>
          <w:lang w:val="de-DE"/>
        </w:rPr>
        <w:t>5</w:t>
      </w:r>
      <w:r>
        <w:fldChar w:fldCharType="end"/>
      </w:r>
      <w:bookmarkEnd w:id="23"/>
      <w:r w:rsidRPr="0071575B">
        <w:rPr>
          <w:lang w:val="de-DE"/>
        </w:rPr>
        <w:t xml:space="preserve"> - Räder / Reifen - 18 kann nicht ausgewählt werden</w:t>
      </w:r>
      <w:bookmarkEnd w:id="24"/>
      <w:bookmarkEnd w:id="25"/>
    </w:p>
    <w:p w14:paraId="5E2271AB" w14:textId="77777777" w:rsidR="00D94D7D" w:rsidRPr="0071575B" w:rsidRDefault="00D94D7D" w:rsidP="00D94D7D">
      <w:pPr>
        <w:rPr>
          <w:lang w:val="de-DE"/>
        </w:rPr>
      </w:pPr>
    </w:p>
    <w:p w14:paraId="6DFFEAED" w14:textId="0DE481FF" w:rsidR="00E100D9" w:rsidRDefault="00E100D9" w:rsidP="002E2DDA">
      <w:pPr>
        <w:spacing w:line="360" w:lineRule="auto"/>
        <w:jc w:val="both"/>
        <w:rPr>
          <w:color w:val="000000" w:themeColor="text1"/>
          <w:sz w:val="24"/>
          <w:szCs w:val="24"/>
          <w:lang w:val="de-DE"/>
        </w:rPr>
      </w:pPr>
    </w:p>
    <w:p w14:paraId="6FF1DBF6" w14:textId="5E5A5D05" w:rsidR="003E080B" w:rsidRDefault="003E080B" w:rsidP="002E2DDA">
      <w:pPr>
        <w:spacing w:line="360" w:lineRule="auto"/>
        <w:jc w:val="both"/>
        <w:rPr>
          <w:color w:val="000000" w:themeColor="text1"/>
          <w:sz w:val="24"/>
          <w:szCs w:val="24"/>
          <w:lang w:val="de-DE"/>
        </w:rPr>
      </w:pPr>
      <w:r>
        <w:rPr>
          <w:color w:val="000000" w:themeColor="text1"/>
          <w:sz w:val="24"/>
          <w:szCs w:val="24"/>
          <w:lang w:val="de-DE"/>
        </w:rPr>
        <w:t xml:space="preserve">Die Bilder wurden für die </w:t>
      </w:r>
      <w:proofErr w:type="spellStart"/>
      <w:r>
        <w:rPr>
          <w:color w:val="000000" w:themeColor="text1"/>
          <w:sz w:val="24"/>
          <w:szCs w:val="24"/>
          <w:lang w:val="de-DE"/>
        </w:rPr>
        <w:t>prototypsche</w:t>
      </w:r>
      <w:proofErr w:type="spellEnd"/>
      <w:r>
        <w:rPr>
          <w:color w:val="000000" w:themeColor="text1"/>
          <w:sz w:val="24"/>
          <w:szCs w:val="24"/>
          <w:lang w:val="de-DE"/>
        </w:rPr>
        <w:t xml:space="preserve"> Implementierung direkt im Projektverzeichnisses des </w:t>
      </w:r>
      <w:proofErr w:type="spellStart"/>
      <w:r>
        <w:rPr>
          <w:color w:val="000000" w:themeColor="text1"/>
          <w:sz w:val="24"/>
          <w:szCs w:val="24"/>
          <w:lang w:val="de-DE"/>
        </w:rPr>
        <w:t>Frontends</w:t>
      </w:r>
      <w:proofErr w:type="spellEnd"/>
      <w:r>
        <w:rPr>
          <w:color w:val="000000" w:themeColor="text1"/>
          <w:sz w:val="24"/>
          <w:szCs w:val="24"/>
          <w:lang w:val="de-DE"/>
        </w:rPr>
        <w:t xml:space="preserve"> abgelegt und über die </w:t>
      </w:r>
      <w:proofErr w:type="spellStart"/>
      <w:r>
        <w:rPr>
          <w:color w:val="000000" w:themeColor="text1"/>
          <w:sz w:val="24"/>
          <w:szCs w:val="24"/>
          <w:lang w:val="de-DE"/>
        </w:rPr>
        <w:t>Url</w:t>
      </w:r>
      <w:proofErr w:type="spellEnd"/>
      <w:r>
        <w:rPr>
          <w:color w:val="000000" w:themeColor="text1"/>
          <w:sz w:val="24"/>
          <w:szCs w:val="24"/>
          <w:lang w:val="de-DE"/>
        </w:rPr>
        <w:t xml:space="preserve"> der Anwendung referenziert. Die </w:t>
      </w:r>
      <w:proofErr w:type="spellStart"/>
      <w:r>
        <w:rPr>
          <w:color w:val="000000" w:themeColor="text1"/>
          <w:sz w:val="24"/>
          <w:szCs w:val="24"/>
          <w:lang w:val="de-DE"/>
        </w:rPr>
        <w:t>Urls</w:t>
      </w:r>
      <w:proofErr w:type="spellEnd"/>
      <w:r>
        <w:rPr>
          <w:color w:val="000000" w:themeColor="text1"/>
          <w:sz w:val="24"/>
          <w:szCs w:val="24"/>
          <w:lang w:val="de-DE"/>
        </w:rPr>
        <w:t xml:space="preserve"> wurden mit den einzelnen Attributen als </w:t>
      </w:r>
      <w:proofErr w:type="spellStart"/>
      <w:r>
        <w:rPr>
          <w:color w:val="000000" w:themeColor="text1"/>
          <w:sz w:val="24"/>
          <w:szCs w:val="24"/>
          <w:lang w:val="de-DE"/>
        </w:rPr>
        <w:t>imgUrl</w:t>
      </w:r>
      <w:proofErr w:type="spellEnd"/>
      <w:r>
        <w:rPr>
          <w:color w:val="000000" w:themeColor="text1"/>
          <w:sz w:val="24"/>
          <w:szCs w:val="24"/>
          <w:lang w:val="de-DE"/>
        </w:rPr>
        <w:t xml:space="preserve"> bzw. </w:t>
      </w:r>
      <w:proofErr w:type="spellStart"/>
      <w:r>
        <w:rPr>
          <w:color w:val="000000" w:themeColor="text1"/>
          <w:sz w:val="24"/>
          <w:szCs w:val="24"/>
          <w:lang w:val="de-DE"/>
        </w:rPr>
        <w:t>thumbnailUrl</w:t>
      </w:r>
      <w:proofErr w:type="spellEnd"/>
      <w:r>
        <w:rPr>
          <w:color w:val="000000" w:themeColor="text1"/>
          <w:sz w:val="24"/>
          <w:szCs w:val="24"/>
          <w:lang w:val="de-DE"/>
        </w:rPr>
        <w:t xml:space="preserve"> in der Datenbank hinterlegt. Für eine produktive Umsetzung können die Bilder so in eine</w:t>
      </w:r>
      <w:r w:rsidR="007E6408">
        <w:rPr>
          <w:color w:val="000000" w:themeColor="text1"/>
          <w:sz w:val="24"/>
          <w:szCs w:val="24"/>
          <w:lang w:val="de-DE"/>
        </w:rPr>
        <w:t>m</w:t>
      </w:r>
      <w:r>
        <w:rPr>
          <w:color w:val="000000" w:themeColor="text1"/>
          <w:sz w:val="24"/>
          <w:szCs w:val="24"/>
          <w:lang w:val="de-DE"/>
        </w:rPr>
        <w:t xml:space="preserve"> Cloud </w:t>
      </w:r>
      <w:proofErr w:type="spellStart"/>
      <w:r>
        <w:rPr>
          <w:color w:val="000000" w:themeColor="text1"/>
          <w:sz w:val="24"/>
          <w:szCs w:val="24"/>
          <w:lang w:val="de-DE"/>
        </w:rPr>
        <w:t>Blob</w:t>
      </w:r>
      <w:proofErr w:type="spellEnd"/>
      <w:r>
        <w:rPr>
          <w:color w:val="000000" w:themeColor="text1"/>
          <w:sz w:val="24"/>
          <w:szCs w:val="24"/>
          <w:lang w:val="de-DE"/>
        </w:rPr>
        <w:t xml:space="preserve"> Storage abgelegt werden und die </w:t>
      </w:r>
      <w:proofErr w:type="spellStart"/>
      <w:r>
        <w:rPr>
          <w:color w:val="000000" w:themeColor="text1"/>
          <w:sz w:val="24"/>
          <w:szCs w:val="24"/>
          <w:lang w:val="de-DE"/>
        </w:rPr>
        <w:t>Urls</w:t>
      </w:r>
      <w:proofErr w:type="spellEnd"/>
      <w:r>
        <w:rPr>
          <w:color w:val="000000" w:themeColor="text1"/>
          <w:sz w:val="24"/>
          <w:szCs w:val="24"/>
          <w:lang w:val="de-DE"/>
        </w:rPr>
        <w:t xml:space="preserve"> entsprechend angepasst werden.</w:t>
      </w:r>
    </w:p>
    <w:p w14:paraId="4BAF7DDB" w14:textId="267C09C2" w:rsidR="00535E2E" w:rsidRDefault="00535E2E" w:rsidP="002E2DDA">
      <w:pPr>
        <w:spacing w:line="360" w:lineRule="auto"/>
        <w:jc w:val="both"/>
        <w:rPr>
          <w:color w:val="000000" w:themeColor="text1"/>
          <w:sz w:val="24"/>
          <w:szCs w:val="24"/>
          <w:lang w:val="de-DE"/>
        </w:rPr>
      </w:pPr>
    </w:p>
    <w:p w14:paraId="7F8F3116" w14:textId="44C52C9C" w:rsidR="00535E2E" w:rsidRDefault="00535E2E" w:rsidP="002E2DDA">
      <w:pPr>
        <w:spacing w:line="360" w:lineRule="auto"/>
        <w:jc w:val="both"/>
        <w:rPr>
          <w:color w:val="000000" w:themeColor="text1"/>
          <w:sz w:val="24"/>
          <w:szCs w:val="24"/>
          <w:lang w:val="de-DE"/>
        </w:rPr>
      </w:pPr>
      <w:r>
        <w:rPr>
          <w:color w:val="000000" w:themeColor="text1"/>
          <w:sz w:val="24"/>
          <w:szCs w:val="24"/>
          <w:lang w:val="de-DE"/>
        </w:rPr>
        <w:t xml:space="preserve">Um zu ermöglichen unveränderliche Standartkonfigurationen seitens des Herstellers anzuzeigen, wurden die ersten 50 Konfiguration-IDs reserviert und sind beim Speichern im Backend nicht überschreibbar. </w:t>
      </w:r>
    </w:p>
    <w:p w14:paraId="02C9B8BC" w14:textId="77777777" w:rsidR="003E080B" w:rsidRDefault="003E080B" w:rsidP="002E2DDA">
      <w:pPr>
        <w:spacing w:line="360" w:lineRule="auto"/>
        <w:jc w:val="both"/>
        <w:rPr>
          <w:color w:val="000000" w:themeColor="text1"/>
          <w:sz w:val="24"/>
          <w:szCs w:val="24"/>
          <w:lang w:val="de-DE"/>
        </w:rPr>
      </w:pPr>
    </w:p>
    <w:p w14:paraId="56156A9F" w14:textId="57E446A2" w:rsidR="00F94F60" w:rsidRDefault="003E080B" w:rsidP="002E2DDA">
      <w:pPr>
        <w:spacing w:line="360" w:lineRule="auto"/>
        <w:jc w:val="both"/>
        <w:rPr>
          <w:color w:val="000000" w:themeColor="text1"/>
          <w:sz w:val="24"/>
          <w:szCs w:val="24"/>
          <w:lang w:val="de-DE"/>
        </w:rPr>
      </w:pPr>
      <w:r>
        <w:rPr>
          <w:color w:val="000000" w:themeColor="text1"/>
          <w:sz w:val="24"/>
          <w:szCs w:val="24"/>
          <w:lang w:val="de-DE"/>
        </w:rPr>
        <w:t>Die gewählte Datens</w:t>
      </w:r>
      <w:r w:rsidR="00BE0490">
        <w:rPr>
          <w:color w:val="000000" w:themeColor="text1"/>
          <w:sz w:val="24"/>
          <w:szCs w:val="24"/>
          <w:lang w:val="de-DE"/>
        </w:rPr>
        <w:t xml:space="preserve">truktur </w:t>
      </w:r>
      <w:r>
        <w:rPr>
          <w:color w:val="000000" w:themeColor="text1"/>
          <w:sz w:val="24"/>
          <w:szCs w:val="24"/>
          <w:lang w:val="de-DE"/>
        </w:rPr>
        <w:t>lässt sich am besten in</w:t>
      </w:r>
      <w:r w:rsidR="00C9510E">
        <w:rPr>
          <w:color w:val="000000" w:themeColor="text1"/>
          <w:sz w:val="24"/>
          <w:szCs w:val="24"/>
          <w:lang w:val="de-DE"/>
        </w:rPr>
        <w:t xml:space="preserve"> </w:t>
      </w:r>
      <w:r w:rsidR="00BE0490">
        <w:rPr>
          <w:color w:val="000000" w:themeColor="text1"/>
          <w:sz w:val="24"/>
          <w:szCs w:val="24"/>
          <w:lang w:val="de-DE"/>
        </w:rPr>
        <w:t>ein</w:t>
      </w:r>
      <w:r>
        <w:rPr>
          <w:color w:val="000000" w:themeColor="text1"/>
          <w:sz w:val="24"/>
          <w:szCs w:val="24"/>
          <w:lang w:val="de-DE"/>
        </w:rPr>
        <w:t>em</w:t>
      </w:r>
      <w:r w:rsidR="00BE0490">
        <w:rPr>
          <w:color w:val="000000" w:themeColor="text1"/>
          <w:sz w:val="24"/>
          <w:szCs w:val="24"/>
          <w:lang w:val="de-DE"/>
        </w:rPr>
        <w:t xml:space="preserve"> relationale</w:t>
      </w:r>
      <w:r>
        <w:rPr>
          <w:color w:val="000000" w:themeColor="text1"/>
          <w:sz w:val="24"/>
          <w:szCs w:val="24"/>
          <w:lang w:val="de-DE"/>
        </w:rPr>
        <w:t>n</w:t>
      </w:r>
      <w:r w:rsidR="00BE0490">
        <w:rPr>
          <w:color w:val="000000" w:themeColor="text1"/>
          <w:sz w:val="24"/>
          <w:szCs w:val="24"/>
          <w:lang w:val="de-DE"/>
        </w:rPr>
        <w:t xml:space="preserve"> Datenbankmodell </w:t>
      </w:r>
      <w:r>
        <w:rPr>
          <w:color w:val="000000" w:themeColor="text1"/>
          <w:sz w:val="24"/>
          <w:szCs w:val="24"/>
          <w:lang w:val="de-DE"/>
        </w:rPr>
        <w:t>umsetzen</w:t>
      </w:r>
      <w:r w:rsidR="007E6408">
        <w:rPr>
          <w:color w:val="000000" w:themeColor="text1"/>
          <w:sz w:val="24"/>
          <w:szCs w:val="24"/>
          <w:lang w:val="de-DE"/>
        </w:rPr>
        <w:t>.</w:t>
      </w:r>
      <w:r w:rsidR="00BE0490">
        <w:rPr>
          <w:color w:val="000000" w:themeColor="text1"/>
          <w:sz w:val="24"/>
          <w:szCs w:val="24"/>
          <w:lang w:val="de-DE"/>
        </w:rPr>
        <w:t xml:space="preserve"> </w:t>
      </w:r>
      <w:r w:rsidR="007E6408">
        <w:rPr>
          <w:color w:val="000000" w:themeColor="text1"/>
          <w:sz w:val="24"/>
          <w:szCs w:val="24"/>
          <w:lang w:val="de-DE"/>
        </w:rPr>
        <w:t>Um Kosten zu sparen und die Erfahrungen der Entwickler bestmöglich zu nutzen, wurde eine</w:t>
      </w:r>
      <w:r w:rsidR="00BE0490">
        <w:rPr>
          <w:color w:val="000000" w:themeColor="text1"/>
          <w:sz w:val="24"/>
          <w:szCs w:val="24"/>
          <w:lang w:val="de-DE"/>
        </w:rPr>
        <w:t xml:space="preserve"> </w:t>
      </w:r>
      <w:proofErr w:type="spellStart"/>
      <w:r w:rsidR="00BE0490">
        <w:rPr>
          <w:color w:val="000000" w:themeColor="text1"/>
          <w:sz w:val="24"/>
          <w:szCs w:val="24"/>
          <w:lang w:val="de-DE"/>
        </w:rPr>
        <w:t>Postgres</w:t>
      </w:r>
      <w:proofErr w:type="spellEnd"/>
      <w:r w:rsidR="00BE0490">
        <w:rPr>
          <w:color w:val="000000" w:themeColor="text1"/>
          <w:sz w:val="24"/>
          <w:szCs w:val="24"/>
          <w:lang w:val="de-DE"/>
        </w:rPr>
        <w:t xml:space="preserve"> SQL Datenbank</w:t>
      </w:r>
      <w:r w:rsidR="007E6408">
        <w:rPr>
          <w:color w:val="000000" w:themeColor="text1"/>
          <w:sz w:val="24"/>
          <w:szCs w:val="24"/>
          <w:lang w:val="de-DE"/>
        </w:rPr>
        <w:t xml:space="preserve"> verwendet</w:t>
      </w:r>
      <w:r w:rsidR="00BE0490">
        <w:rPr>
          <w:color w:val="000000" w:themeColor="text1"/>
          <w:sz w:val="24"/>
          <w:szCs w:val="24"/>
          <w:lang w:val="de-DE"/>
        </w:rPr>
        <w:t xml:space="preserve">. </w:t>
      </w:r>
    </w:p>
    <w:p w14:paraId="125BC11F" w14:textId="0D38DEEA" w:rsidR="00E100D9" w:rsidRDefault="00E100D9" w:rsidP="002E2DDA">
      <w:pPr>
        <w:spacing w:line="360" w:lineRule="auto"/>
        <w:jc w:val="both"/>
        <w:rPr>
          <w:color w:val="000000" w:themeColor="text1"/>
          <w:sz w:val="24"/>
          <w:szCs w:val="24"/>
          <w:lang w:val="de-DE"/>
        </w:rPr>
      </w:pPr>
      <w:r>
        <w:rPr>
          <w:color w:val="000000" w:themeColor="text1"/>
          <w:sz w:val="24"/>
          <w:szCs w:val="24"/>
          <w:lang w:val="de-DE"/>
        </w:rPr>
        <w:t>Durch die Nutzung von Spring Boot</w:t>
      </w:r>
      <w:r w:rsidR="007E6408">
        <w:rPr>
          <w:color w:val="000000" w:themeColor="text1"/>
          <w:sz w:val="24"/>
          <w:szCs w:val="24"/>
          <w:lang w:val="de-DE"/>
        </w:rPr>
        <w:t xml:space="preserve"> und Spring Data</w:t>
      </w:r>
      <w:r>
        <w:rPr>
          <w:color w:val="000000" w:themeColor="text1"/>
          <w:sz w:val="24"/>
          <w:szCs w:val="24"/>
          <w:lang w:val="de-DE"/>
        </w:rPr>
        <w:t xml:space="preserve"> wurden anhand der Annotationen im Quellcode automatisch die Entitäten mit entsprechender Verbindung zueinander erstellt. </w:t>
      </w:r>
      <w:r w:rsidR="007E6408">
        <w:rPr>
          <w:color w:val="000000" w:themeColor="text1"/>
          <w:sz w:val="24"/>
          <w:szCs w:val="24"/>
          <w:lang w:val="de-DE"/>
        </w:rPr>
        <w:t xml:space="preserve">So konnten möglich Fehlerquellen bei der </w:t>
      </w:r>
      <w:proofErr w:type="spellStart"/>
      <w:r w:rsidR="007E6408">
        <w:rPr>
          <w:color w:val="000000" w:themeColor="text1"/>
          <w:sz w:val="24"/>
          <w:szCs w:val="24"/>
          <w:lang w:val="de-DE"/>
        </w:rPr>
        <w:t>definition</w:t>
      </w:r>
      <w:proofErr w:type="spellEnd"/>
      <w:r w:rsidR="007E6408">
        <w:rPr>
          <w:color w:val="000000" w:themeColor="text1"/>
          <w:sz w:val="24"/>
          <w:szCs w:val="24"/>
          <w:lang w:val="de-DE"/>
        </w:rPr>
        <w:t xml:space="preserve"> von SQL-Statements ausgeschlossen werden, und der Fokus auf die weitere Logik gelegt werden</w:t>
      </w:r>
      <w:r>
        <w:rPr>
          <w:color w:val="000000" w:themeColor="text1"/>
          <w:sz w:val="24"/>
          <w:szCs w:val="24"/>
          <w:lang w:val="de-DE"/>
        </w:rPr>
        <w:t xml:space="preserve">. Im Endergebnis ergab sich daraus das in </w:t>
      </w:r>
      <w:r w:rsidR="007E6408">
        <w:rPr>
          <w:color w:val="000000" w:themeColor="text1"/>
          <w:sz w:val="24"/>
          <w:szCs w:val="24"/>
          <w:lang w:val="de-DE"/>
        </w:rPr>
        <w:fldChar w:fldCharType="begin"/>
      </w:r>
      <w:r w:rsidR="007E6408">
        <w:rPr>
          <w:color w:val="000000" w:themeColor="text1"/>
          <w:sz w:val="24"/>
          <w:szCs w:val="24"/>
          <w:lang w:val="de-DE"/>
        </w:rPr>
        <w:instrText xml:space="preserve"> REF _Ref107911151 \h </w:instrText>
      </w:r>
      <w:r w:rsidR="007E6408">
        <w:rPr>
          <w:color w:val="000000" w:themeColor="text1"/>
          <w:sz w:val="24"/>
          <w:szCs w:val="24"/>
          <w:lang w:val="de-DE"/>
        </w:rPr>
      </w:r>
      <w:r w:rsidR="007E6408">
        <w:rPr>
          <w:color w:val="000000" w:themeColor="text1"/>
          <w:sz w:val="24"/>
          <w:szCs w:val="24"/>
          <w:lang w:val="de-DE"/>
        </w:rPr>
        <w:fldChar w:fldCharType="separate"/>
      </w:r>
      <w:r w:rsidR="007E6408" w:rsidRPr="00AA1845">
        <w:rPr>
          <w:lang w:val="de-DE"/>
        </w:rPr>
        <w:t xml:space="preserve">Abbildung </w:t>
      </w:r>
      <w:r w:rsidR="007E6408">
        <w:rPr>
          <w:noProof/>
          <w:lang w:val="de-DE"/>
        </w:rPr>
        <w:t>6</w:t>
      </w:r>
      <w:r w:rsidR="007E6408">
        <w:rPr>
          <w:color w:val="000000" w:themeColor="text1"/>
          <w:sz w:val="24"/>
          <w:szCs w:val="24"/>
          <w:lang w:val="de-DE"/>
        </w:rPr>
        <w:fldChar w:fldCharType="end"/>
      </w:r>
      <w:r w:rsidR="007E6408">
        <w:rPr>
          <w:color w:val="000000" w:themeColor="text1"/>
          <w:sz w:val="24"/>
          <w:szCs w:val="24"/>
          <w:lang w:val="de-DE"/>
        </w:rPr>
        <w:t xml:space="preserve"> </w:t>
      </w:r>
      <w:r>
        <w:rPr>
          <w:color w:val="000000" w:themeColor="text1"/>
          <w:sz w:val="24"/>
          <w:szCs w:val="24"/>
          <w:lang w:val="de-DE"/>
        </w:rPr>
        <w:t xml:space="preserve">zu sehende ER-Diagramm. </w:t>
      </w:r>
    </w:p>
    <w:p w14:paraId="2B863464" w14:textId="77777777" w:rsidR="00E100D9" w:rsidRPr="002E2DDA" w:rsidRDefault="00E100D9" w:rsidP="002E2DDA">
      <w:pPr>
        <w:spacing w:line="360" w:lineRule="auto"/>
        <w:jc w:val="both"/>
        <w:rPr>
          <w:color w:val="000000" w:themeColor="text1"/>
          <w:sz w:val="24"/>
          <w:szCs w:val="24"/>
          <w:lang w:val="de-DE"/>
        </w:rPr>
      </w:pPr>
    </w:p>
    <w:p w14:paraId="2CF40A75" w14:textId="37CC86B0" w:rsidR="00F4278C" w:rsidRPr="002E2DDA" w:rsidRDefault="00F4278C" w:rsidP="002E2DDA">
      <w:pPr>
        <w:spacing w:line="360" w:lineRule="auto"/>
        <w:jc w:val="both"/>
        <w:rPr>
          <w:color w:val="000000" w:themeColor="text1"/>
          <w:sz w:val="24"/>
          <w:szCs w:val="24"/>
          <w:lang w:val="de-DE"/>
        </w:rPr>
      </w:pPr>
    </w:p>
    <w:p w14:paraId="6EBAC1D2" w14:textId="77777777" w:rsidR="002E2DDA" w:rsidRDefault="002E2DDA" w:rsidP="002E2DDA">
      <w:pPr>
        <w:keepNext/>
      </w:pPr>
      <w:r>
        <w:rPr>
          <w:noProof/>
          <w:color w:val="000000" w:themeColor="text1"/>
          <w:lang w:val="de-DE"/>
        </w:rPr>
        <w:lastRenderedPageBreak/>
        <w:drawing>
          <wp:inline distT="0" distB="0" distL="0" distR="0" wp14:anchorId="54C351D0" wp14:editId="6F06A123">
            <wp:extent cx="4416357" cy="3213676"/>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a:extLst>
                        <a:ext uri="{28A0092B-C50C-407E-A947-70E740481C1C}">
                          <a14:useLocalDpi xmlns:a14="http://schemas.microsoft.com/office/drawing/2010/main" val="0"/>
                        </a:ext>
                      </a:extLst>
                    </a:blip>
                    <a:stretch>
                      <a:fillRect/>
                    </a:stretch>
                  </pic:blipFill>
                  <pic:spPr>
                    <a:xfrm>
                      <a:off x="0" y="0"/>
                      <a:ext cx="4466865" cy="3250430"/>
                    </a:xfrm>
                    <a:prstGeom prst="rect">
                      <a:avLst/>
                    </a:prstGeom>
                  </pic:spPr>
                </pic:pic>
              </a:graphicData>
            </a:graphic>
          </wp:inline>
        </w:drawing>
      </w:r>
    </w:p>
    <w:p w14:paraId="3C57D306" w14:textId="3063A170" w:rsidR="002E2DDA" w:rsidRDefault="002E2DDA" w:rsidP="002E2DDA">
      <w:pPr>
        <w:pStyle w:val="Beschriftung"/>
        <w:rPr>
          <w:color w:val="000000" w:themeColor="text1"/>
          <w:lang w:val="de-DE"/>
        </w:rPr>
      </w:pPr>
      <w:bookmarkStart w:id="26" w:name="_Ref107911151"/>
      <w:bookmarkStart w:id="27" w:name="_Toc107922765"/>
      <w:r w:rsidRPr="00AA1845">
        <w:rPr>
          <w:lang w:val="de-DE"/>
        </w:rPr>
        <w:t xml:space="preserve">Abbildung </w:t>
      </w:r>
      <w:r>
        <w:fldChar w:fldCharType="begin"/>
      </w:r>
      <w:r w:rsidRPr="00AA1845">
        <w:rPr>
          <w:lang w:val="de-DE"/>
        </w:rPr>
        <w:instrText xml:space="preserve"> SEQ Abbildung \* ARABIC </w:instrText>
      </w:r>
      <w:r>
        <w:fldChar w:fldCharType="separate"/>
      </w:r>
      <w:r w:rsidR="0071575B">
        <w:rPr>
          <w:noProof/>
          <w:lang w:val="de-DE"/>
        </w:rPr>
        <w:t>6</w:t>
      </w:r>
      <w:r>
        <w:fldChar w:fldCharType="end"/>
      </w:r>
      <w:bookmarkEnd w:id="26"/>
      <w:r w:rsidRPr="00AA1845">
        <w:rPr>
          <w:lang w:val="de-DE"/>
        </w:rPr>
        <w:t xml:space="preserve"> - ER-Diagramm</w:t>
      </w:r>
      <w:bookmarkEnd w:id="27"/>
    </w:p>
    <w:p w14:paraId="1B3FDF69" w14:textId="77777777" w:rsidR="002E2DDA" w:rsidRPr="004D70C8" w:rsidRDefault="002E2DDA" w:rsidP="00F4278C">
      <w:pPr>
        <w:rPr>
          <w:color w:val="000000" w:themeColor="text1"/>
          <w:lang w:val="de-DE"/>
        </w:rPr>
      </w:pPr>
    </w:p>
    <w:p w14:paraId="1458067F" w14:textId="77777777" w:rsidR="00994459" w:rsidRPr="004D70C8" w:rsidRDefault="00994459" w:rsidP="00994459">
      <w:pPr>
        <w:rPr>
          <w:color w:val="FFD966" w:themeColor="accent4" w:themeTint="99"/>
          <w:lang w:val="de-DE"/>
        </w:rPr>
      </w:pPr>
    </w:p>
    <w:p w14:paraId="30F0F309" w14:textId="5945BC7D" w:rsidR="002C2E8D" w:rsidRPr="00EA56AD" w:rsidRDefault="002C2E8D" w:rsidP="002C2E8D">
      <w:pPr>
        <w:rPr>
          <w:color w:val="FFD966" w:themeColor="accent4" w:themeTint="99"/>
          <w:lang w:val="de-DE"/>
        </w:rPr>
      </w:pPr>
    </w:p>
    <w:p w14:paraId="348FE299" w14:textId="722EEDEE" w:rsidR="00634DC1" w:rsidRPr="003523F7" w:rsidRDefault="00634DC1" w:rsidP="0013175E">
      <w:pPr>
        <w:pStyle w:val="berschrift2"/>
        <w:spacing w:line="360" w:lineRule="auto"/>
        <w:jc w:val="both"/>
        <w:rPr>
          <w:rFonts w:ascii="VW Text" w:hAnsi="VW Text"/>
          <w:color w:val="000000" w:themeColor="text1"/>
          <w:lang w:val="de-DE"/>
        </w:rPr>
      </w:pPr>
      <w:bookmarkStart w:id="28" w:name="_Toc62063755"/>
      <w:bookmarkStart w:id="29" w:name="_Toc107911969"/>
      <w:r w:rsidRPr="003523F7">
        <w:rPr>
          <w:rFonts w:ascii="VW Text" w:hAnsi="VW Text"/>
          <w:color w:val="000000" w:themeColor="text1"/>
          <w:lang w:val="de-DE"/>
        </w:rPr>
        <w:t>3.4</w:t>
      </w:r>
      <w:r w:rsidRPr="003523F7">
        <w:rPr>
          <w:rFonts w:ascii="VW Text" w:hAnsi="VW Text"/>
          <w:color w:val="000000" w:themeColor="text1"/>
          <w:lang w:val="de-DE"/>
        </w:rPr>
        <w:tab/>
        <w:t>Implementierung</w:t>
      </w:r>
      <w:bookmarkEnd w:id="28"/>
      <w:bookmarkEnd w:id="29"/>
    </w:p>
    <w:p w14:paraId="0D6AC517" w14:textId="5417C01F" w:rsidR="00A23B14" w:rsidRDefault="00A23B14" w:rsidP="00A23B14">
      <w:pPr>
        <w:rPr>
          <w:lang w:val="de-DE"/>
        </w:rPr>
      </w:pPr>
    </w:p>
    <w:p w14:paraId="21C13C21" w14:textId="26B67C78" w:rsidR="00DE4F33" w:rsidRPr="0052435B" w:rsidRDefault="00516E90" w:rsidP="0052435B">
      <w:pPr>
        <w:spacing w:line="360" w:lineRule="auto"/>
        <w:jc w:val="both"/>
        <w:rPr>
          <w:color w:val="000000" w:themeColor="text1"/>
          <w:sz w:val="24"/>
          <w:szCs w:val="24"/>
          <w:lang w:val="de-DE"/>
        </w:rPr>
      </w:pPr>
      <w:r w:rsidRPr="0052435B">
        <w:rPr>
          <w:color w:val="000000" w:themeColor="text1"/>
          <w:sz w:val="24"/>
          <w:szCs w:val="24"/>
          <w:lang w:val="de-DE"/>
        </w:rPr>
        <w:t xml:space="preserve">Die Implementierung erfolgte zum Teil remote </w:t>
      </w:r>
      <w:r w:rsidR="001E7B9D" w:rsidRPr="0052435B">
        <w:rPr>
          <w:color w:val="000000" w:themeColor="text1"/>
          <w:sz w:val="24"/>
          <w:szCs w:val="24"/>
          <w:lang w:val="de-DE"/>
        </w:rPr>
        <w:t>oder</w:t>
      </w:r>
      <w:r w:rsidRPr="0052435B">
        <w:rPr>
          <w:color w:val="000000" w:themeColor="text1"/>
          <w:sz w:val="24"/>
          <w:szCs w:val="24"/>
          <w:lang w:val="de-DE"/>
        </w:rPr>
        <w:t xml:space="preserve"> im Mobile Life Campus. Das Vorgehen war jedoch grundsätzlich gleich. Die meiste Zeit arbeiteten wir im Pair</w:t>
      </w:r>
      <w:r w:rsidR="00A21F70">
        <w:rPr>
          <w:color w:val="000000" w:themeColor="text1"/>
          <w:sz w:val="24"/>
          <w:szCs w:val="24"/>
          <w:lang w:val="de-DE"/>
        </w:rPr>
        <w:t>-</w:t>
      </w:r>
      <w:r w:rsidRPr="0052435B">
        <w:rPr>
          <w:color w:val="000000" w:themeColor="text1"/>
          <w:sz w:val="24"/>
          <w:szCs w:val="24"/>
          <w:lang w:val="de-DE"/>
        </w:rPr>
        <w:t xml:space="preserve"> </w:t>
      </w:r>
      <w:proofErr w:type="spellStart"/>
      <w:r w:rsidR="00A21F70">
        <w:rPr>
          <w:color w:val="000000" w:themeColor="text1"/>
          <w:sz w:val="24"/>
          <w:szCs w:val="24"/>
          <w:lang w:val="de-DE"/>
        </w:rPr>
        <w:t>p</w:t>
      </w:r>
      <w:r w:rsidRPr="0052435B">
        <w:rPr>
          <w:color w:val="000000" w:themeColor="text1"/>
          <w:sz w:val="24"/>
          <w:szCs w:val="24"/>
          <w:lang w:val="de-DE"/>
        </w:rPr>
        <w:t>rogramming</w:t>
      </w:r>
      <w:proofErr w:type="spellEnd"/>
      <w:r w:rsidRPr="0052435B">
        <w:rPr>
          <w:color w:val="000000" w:themeColor="text1"/>
          <w:sz w:val="24"/>
          <w:szCs w:val="24"/>
          <w:lang w:val="de-DE"/>
        </w:rPr>
        <w:t xml:space="preserve">. </w:t>
      </w:r>
      <w:r w:rsidR="008765B3" w:rsidRPr="0052435B">
        <w:rPr>
          <w:color w:val="000000" w:themeColor="text1"/>
          <w:sz w:val="24"/>
          <w:szCs w:val="24"/>
          <w:lang w:val="de-DE"/>
        </w:rPr>
        <w:t xml:space="preserve">Im Frontend nutzen wir dazu Visual Studio Code als IDE, welches uns mit dem „Liveshare“ Plugin die Möglichkeit bot, den gleichen Code zu sehen und </w:t>
      </w:r>
      <w:r w:rsidR="00282BCB" w:rsidRPr="0052435B">
        <w:rPr>
          <w:color w:val="000000" w:themeColor="text1"/>
          <w:sz w:val="24"/>
          <w:szCs w:val="24"/>
          <w:lang w:val="de-DE"/>
        </w:rPr>
        <w:t xml:space="preserve">gleichzeitig </w:t>
      </w:r>
      <w:r w:rsidR="008765B3" w:rsidRPr="0052435B">
        <w:rPr>
          <w:color w:val="000000" w:themeColor="text1"/>
          <w:sz w:val="24"/>
          <w:szCs w:val="24"/>
          <w:lang w:val="de-DE"/>
        </w:rPr>
        <w:t xml:space="preserve">zu bearbeiten. </w:t>
      </w:r>
      <w:r w:rsidR="001E7B9D" w:rsidRPr="0052435B">
        <w:rPr>
          <w:color w:val="000000" w:themeColor="text1"/>
          <w:sz w:val="24"/>
          <w:szCs w:val="24"/>
          <w:lang w:val="de-DE"/>
        </w:rPr>
        <w:t xml:space="preserve">Für das Backend nutzten wir die Community Edition von </w:t>
      </w:r>
      <w:proofErr w:type="spellStart"/>
      <w:r w:rsidR="001E7B9D" w:rsidRPr="0052435B">
        <w:rPr>
          <w:color w:val="000000" w:themeColor="text1"/>
          <w:sz w:val="24"/>
          <w:szCs w:val="24"/>
          <w:lang w:val="de-DE"/>
        </w:rPr>
        <w:t>IntelliJ</w:t>
      </w:r>
      <w:proofErr w:type="spellEnd"/>
      <w:r w:rsidR="001E7B9D" w:rsidRPr="0052435B">
        <w:rPr>
          <w:color w:val="000000" w:themeColor="text1"/>
          <w:sz w:val="24"/>
          <w:szCs w:val="24"/>
          <w:lang w:val="de-DE"/>
        </w:rPr>
        <w:t xml:space="preserve">. Diese bot mit dem Plugin „Code </w:t>
      </w:r>
      <w:proofErr w:type="spellStart"/>
      <w:r w:rsidR="001E7B9D" w:rsidRPr="0052435B">
        <w:rPr>
          <w:color w:val="000000" w:themeColor="text1"/>
          <w:sz w:val="24"/>
          <w:szCs w:val="24"/>
          <w:lang w:val="de-DE"/>
        </w:rPr>
        <w:t>with</w:t>
      </w:r>
      <w:proofErr w:type="spellEnd"/>
      <w:r w:rsidR="001E7B9D" w:rsidRPr="0052435B">
        <w:rPr>
          <w:color w:val="000000" w:themeColor="text1"/>
          <w:sz w:val="24"/>
          <w:szCs w:val="24"/>
          <w:lang w:val="de-DE"/>
        </w:rPr>
        <w:t xml:space="preserve"> </w:t>
      </w:r>
      <w:proofErr w:type="spellStart"/>
      <w:r w:rsidR="001E7B9D" w:rsidRPr="0052435B">
        <w:rPr>
          <w:color w:val="000000" w:themeColor="text1"/>
          <w:sz w:val="24"/>
          <w:szCs w:val="24"/>
          <w:lang w:val="de-DE"/>
        </w:rPr>
        <w:t>me</w:t>
      </w:r>
      <w:proofErr w:type="spellEnd"/>
      <w:r w:rsidR="001E7B9D" w:rsidRPr="0052435B">
        <w:rPr>
          <w:color w:val="000000" w:themeColor="text1"/>
          <w:sz w:val="24"/>
          <w:szCs w:val="24"/>
          <w:lang w:val="de-DE"/>
        </w:rPr>
        <w:t>“ zwar ähnliche Funktionalitäten wie Liveshare, hatte jedoch den Nachteil, dass die Sessions auf maximal 30 Minuten begrenzt waren. Deshalb entschieden wir uns hier gemeinsam an einem Rechner zu arbeiten, oder während der Remotearbeit den Bildschi</w:t>
      </w:r>
      <w:r w:rsidR="00DE4F33" w:rsidRPr="0052435B">
        <w:rPr>
          <w:color w:val="000000" w:themeColor="text1"/>
          <w:sz w:val="24"/>
          <w:szCs w:val="24"/>
          <w:lang w:val="de-DE"/>
        </w:rPr>
        <w:t>r</w:t>
      </w:r>
      <w:r w:rsidR="001E7B9D" w:rsidRPr="0052435B">
        <w:rPr>
          <w:color w:val="000000" w:themeColor="text1"/>
          <w:sz w:val="24"/>
          <w:szCs w:val="24"/>
          <w:lang w:val="de-DE"/>
        </w:rPr>
        <w:t xml:space="preserve">m zu teilen, um so gemeinsam an dem Code arbeiten zu können. </w:t>
      </w:r>
    </w:p>
    <w:p w14:paraId="7E79A358" w14:textId="768B443C" w:rsidR="00DE4F33" w:rsidRDefault="00DE4F33" w:rsidP="0052435B">
      <w:pPr>
        <w:spacing w:line="360" w:lineRule="auto"/>
        <w:jc w:val="both"/>
        <w:rPr>
          <w:color w:val="000000" w:themeColor="text1"/>
          <w:sz w:val="24"/>
          <w:szCs w:val="24"/>
          <w:lang w:val="de-DE"/>
        </w:rPr>
      </w:pPr>
      <w:r w:rsidRPr="0052435B">
        <w:rPr>
          <w:color w:val="000000" w:themeColor="text1"/>
          <w:sz w:val="24"/>
          <w:szCs w:val="24"/>
          <w:lang w:val="de-DE"/>
        </w:rPr>
        <w:t xml:space="preserve">Durch die Arbeit im Pair, war eine ständige Kommunikation gegeben, welche entweder vor Ort, per </w:t>
      </w:r>
      <w:r w:rsidR="00282BCB" w:rsidRPr="0052435B">
        <w:rPr>
          <w:color w:val="000000" w:themeColor="text1"/>
          <w:sz w:val="24"/>
          <w:szCs w:val="24"/>
          <w:lang w:val="de-DE"/>
        </w:rPr>
        <w:t xml:space="preserve">Microsoft </w:t>
      </w:r>
      <w:r w:rsidRPr="0052435B">
        <w:rPr>
          <w:color w:val="000000" w:themeColor="text1"/>
          <w:sz w:val="24"/>
          <w:szCs w:val="24"/>
          <w:lang w:val="de-DE"/>
        </w:rPr>
        <w:t xml:space="preserve">Teams, oder Big Blue Button stattfand. </w:t>
      </w:r>
      <w:r w:rsidR="0052435B" w:rsidRPr="0052435B">
        <w:rPr>
          <w:color w:val="000000" w:themeColor="text1"/>
          <w:sz w:val="24"/>
          <w:szCs w:val="24"/>
          <w:lang w:val="de-DE"/>
        </w:rPr>
        <w:t>Dadurch konnten Fehler früh erkannt und d</w:t>
      </w:r>
      <w:r w:rsidR="00A91175">
        <w:rPr>
          <w:color w:val="000000" w:themeColor="text1"/>
          <w:sz w:val="24"/>
          <w:szCs w:val="24"/>
          <w:lang w:val="de-DE"/>
        </w:rPr>
        <w:t>ie</w:t>
      </w:r>
      <w:r w:rsidR="0052435B" w:rsidRPr="0052435B">
        <w:rPr>
          <w:color w:val="000000" w:themeColor="text1"/>
          <w:sz w:val="24"/>
          <w:szCs w:val="24"/>
          <w:lang w:val="de-DE"/>
        </w:rPr>
        <w:t xml:space="preserve"> Qualität des Codes verbessert werden. </w:t>
      </w:r>
    </w:p>
    <w:p w14:paraId="641C8C57" w14:textId="007FDDEC" w:rsidR="006E0291" w:rsidRPr="008808D7" w:rsidRDefault="0052435B" w:rsidP="005A6221">
      <w:pPr>
        <w:spacing w:line="360" w:lineRule="auto"/>
        <w:jc w:val="both"/>
        <w:rPr>
          <w:color w:val="000000" w:themeColor="text1"/>
          <w:sz w:val="24"/>
          <w:szCs w:val="24"/>
          <w:lang w:val="de-DE"/>
        </w:rPr>
      </w:pPr>
      <w:r>
        <w:rPr>
          <w:color w:val="000000" w:themeColor="text1"/>
          <w:sz w:val="24"/>
          <w:szCs w:val="24"/>
          <w:lang w:val="de-DE"/>
        </w:rPr>
        <w:t xml:space="preserve">Während der Implementierung achteten wir darauf, regelmäßige und in sich abgeschlossene </w:t>
      </w:r>
      <w:proofErr w:type="spellStart"/>
      <w:r>
        <w:rPr>
          <w:color w:val="000000" w:themeColor="text1"/>
          <w:sz w:val="24"/>
          <w:szCs w:val="24"/>
          <w:lang w:val="de-DE"/>
        </w:rPr>
        <w:t>Commits</w:t>
      </w:r>
      <w:proofErr w:type="spellEnd"/>
      <w:r>
        <w:rPr>
          <w:color w:val="000000" w:themeColor="text1"/>
          <w:sz w:val="24"/>
          <w:szCs w:val="24"/>
          <w:lang w:val="de-DE"/>
        </w:rPr>
        <w:t xml:space="preserve"> zu tätigen, um so immer einen funktionierenden Stand der Software zu sichern.</w:t>
      </w:r>
    </w:p>
    <w:p w14:paraId="63843D63" w14:textId="4852C4BE" w:rsidR="00634DC1" w:rsidRDefault="00634DC1" w:rsidP="0013175E">
      <w:pPr>
        <w:pStyle w:val="berschrift2"/>
        <w:spacing w:line="360" w:lineRule="auto"/>
        <w:jc w:val="both"/>
        <w:rPr>
          <w:rFonts w:ascii="VW Text" w:hAnsi="VW Text"/>
          <w:color w:val="000000" w:themeColor="text1"/>
          <w:lang w:val="de-DE"/>
        </w:rPr>
      </w:pPr>
      <w:bookmarkStart w:id="30" w:name="_Toc62063756"/>
      <w:bookmarkStart w:id="31" w:name="_Toc107911970"/>
      <w:r w:rsidRPr="007F7569">
        <w:rPr>
          <w:rFonts w:ascii="VW Text" w:hAnsi="VW Text"/>
          <w:color w:val="000000" w:themeColor="text1"/>
          <w:lang w:val="de-DE"/>
        </w:rPr>
        <w:lastRenderedPageBreak/>
        <w:t>3.5</w:t>
      </w:r>
      <w:r w:rsidRPr="007F7569">
        <w:rPr>
          <w:rFonts w:ascii="VW Text" w:hAnsi="VW Text"/>
          <w:color w:val="000000" w:themeColor="text1"/>
          <w:lang w:val="de-DE"/>
        </w:rPr>
        <w:tab/>
        <w:t>Test / Qualitätssicherung</w:t>
      </w:r>
      <w:bookmarkEnd w:id="30"/>
      <w:bookmarkEnd w:id="31"/>
    </w:p>
    <w:p w14:paraId="2A527901" w14:textId="77777777" w:rsidR="00091946" w:rsidRPr="00091946" w:rsidRDefault="00091946" w:rsidP="00091946">
      <w:pPr>
        <w:rPr>
          <w:lang w:val="de-DE"/>
        </w:rPr>
      </w:pPr>
    </w:p>
    <w:p w14:paraId="6D3C3B8A" w14:textId="3D32139F" w:rsidR="00796F3F" w:rsidRDefault="00796F3F" w:rsidP="00796F3F">
      <w:pPr>
        <w:spacing w:line="360" w:lineRule="auto"/>
        <w:jc w:val="both"/>
        <w:rPr>
          <w:color w:val="000000" w:themeColor="text1"/>
          <w:sz w:val="24"/>
          <w:szCs w:val="24"/>
          <w:lang w:val="de-DE"/>
        </w:rPr>
      </w:pPr>
      <w:r>
        <w:rPr>
          <w:color w:val="000000" w:themeColor="text1"/>
          <w:sz w:val="24"/>
          <w:szCs w:val="24"/>
          <w:lang w:val="de-DE"/>
        </w:rPr>
        <w:t>Um eine möglichst hohe</w:t>
      </w:r>
      <w:r w:rsidRPr="007F7569">
        <w:rPr>
          <w:color w:val="000000" w:themeColor="text1"/>
          <w:sz w:val="24"/>
          <w:szCs w:val="24"/>
          <w:lang w:val="de-DE"/>
        </w:rPr>
        <w:t xml:space="preserve"> Codequalität </w:t>
      </w:r>
      <w:r>
        <w:rPr>
          <w:color w:val="000000" w:themeColor="text1"/>
          <w:sz w:val="24"/>
          <w:szCs w:val="24"/>
          <w:lang w:val="de-DE"/>
        </w:rPr>
        <w:t xml:space="preserve">sicherzustellen und mögliche Fehler bei der Bereitstellung und Sicherung der Daten auszuschließen wurde der Fokus der Tests auf die Endpunkte des </w:t>
      </w:r>
      <w:proofErr w:type="spellStart"/>
      <w:r>
        <w:rPr>
          <w:color w:val="000000" w:themeColor="text1"/>
          <w:sz w:val="24"/>
          <w:szCs w:val="24"/>
          <w:lang w:val="de-DE"/>
        </w:rPr>
        <w:t>Backends</w:t>
      </w:r>
      <w:proofErr w:type="spellEnd"/>
      <w:r>
        <w:rPr>
          <w:color w:val="000000" w:themeColor="text1"/>
          <w:sz w:val="24"/>
          <w:szCs w:val="24"/>
          <w:lang w:val="de-DE"/>
        </w:rPr>
        <w:t xml:space="preserve"> gelegt.</w:t>
      </w:r>
      <w:r w:rsidRPr="007F7569">
        <w:rPr>
          <w:color w:val="000000" w:themeColor="text1"/>
          <w:sz w:val="24"/>
          <w:szCs w:val="24"/>
          <w:lang w:val="de-DE"/>
        </w:rPr>
        <w:t xml:space="preserve"> </w:t>
      </w:r>
      <w:r w:rsidR="001E7B69">
        <w:rPr>
          <w:color w:val="000000" w:themeColor="text1"/>
          <w:sz w:val="24"/>
          <w:szCs w:val="24"/>
          <w:lang w:val="de-DE"/>
        </w:rPr>
        <w:t>Durch die Wahl von Integrationst</w:t>
      </w:r>
      <w:r w:rsidR="00165238">
        <w:rPr>
          <w:color w:val="000000" w:themeColor="text1"/>
          <w:sz w:val="24"/>
          <w:szCs w:val="24"/>
          <w:lang w:val="de-DE"/>
        </w:rPr>
        <w:t>est</w:t>
      </w:r>
      <w:r w:rsidR="001E7B69">
        <w:rPr>
          <w:color w:val="000000" w:themeColor="text1"/>
          <w:sz w:val="24"/>
          <w:szCs w:val="24"/>
          <w:lang w:val="de-DE"/>
        </w:rPr>
        <w:t>s</w:t>
      </w:r>
      <w:r w:rsidR="00165238">
        <w:rPr>
          <w:color w:val="000000" w:themeColor="text1"/>
          <w:sz w:val="24"/>
          <w:szCs w:val="24"/>
          <w:lang w:val="de-DE"/>
        </w:rPr>
        <w:t xml:space="preserve"> konnte die gesamte Datenverarbeitung von der Datenbank bis zur API und umgekehrt abgesichert werden </w:t>
      </w:r>
      <w:r w:rsidR="001E7B69">
        <w:rPr>
          <w:color w:val="000000" w:themeColor="text1"/>
          <w:sz w:val="24"/>
          <w:szCs w:val="24"/>
          <w:lang w:val="de-DE"/>
        </w:rPr>
        <w:t>und</w:t>
      </w:r>
      <w:r w:rsidR="00165238">
        <w:rPr>
          <w:color w:val="000000" w:themeColor="text1"/>
          <w:sz w:val="24"/>
          <w:szCs w:val="24"/>
          <w:lang w:val="de-DE"/>
        </w:rPr>
        <w:t xml:space="preserve"> auf weitere Tests (z.B. Unit</w:t>
      </w:r>
      <w:r w:rsidR="00091946">
        <w:rPr>
          <w:color w:val="000000" w:themeColor="text1"/>
          <w:sz w:val="24"/>
          <w:szCs w:val="24"/>
          <w:lang w:val="de-DE"/>
        </w:rPr>
        <w:t xml:space="preserve"> </w:t>
      </w:r>
      <w:r w:rsidR="00165238">
        <w:rPr>
          <w:color w:val="000000" w:themeColor="text1"/>
          <w:sz w:val="24"/>
          <w:szCs w:val="24"/>
          <w:lang w:val="de-DE"/>
        </w:rPr>
        <w:t xml:space="preserve">Test) verzichtet werden. </w:t>
      </w:r>
      <w:r>
        <w:rPr>
          <w:color w:val="000000" w:themeColor="text1"/>
          <w:sz w:val="24"/>
          <w:szCs w:val="24"/>
          <w:lang w:val="de-DE"/>
        </w:rPr>
        <w:t xml:space="preserve">Um die Tests nicht unnötig aufzublähen und gleichzeitig den vollen Lebenszyklus der Konfigurationsattribute und Konfigurationen durchlaufen zu können wurden </w:t>
      </w:r>
      <w:r w:rsidR="001E7B69">
        <w:rPr>
          <w:color w:val="000000" w:themeColor="text1"/>
          <w:sz w:val="24"/>
          <w:szCs w:val="24"/>
          <w:lang w:val="de-DE"/>
        </w:rPr>
        <w:t>diese</w:t>
      </w:r>
      <w:r>
        <w:rPr>
          <w:color w:val="000000" w:themeColor="text1"/>
          <w:sz w:val="24"/>
          <w:szCs w:val="24"/>
          <w:lang w:val="de-DE"/>
        </w:rPr>
        <w:t xml:space="preserve"> aufeinander aufbauend definiert und lassen sich nur in der definierten Reihenfolge durchführen. </w:t>
      </w:r>
    </w:p>
    <w:p w14:paraId="5D82EE10" w14:textId="45EEB6AC" w:rsidR="00BE0959" w:rsidRPr="007F7569" w:rsidRDefault="001E7B69" w:rsidP="007F7569">
      <w:pPr>
        <w:spacing w:line="360" w:lineRule="auto"/>
        <w:jc w:val="both"/>
        <w:rPr>
          <w:color w:val="000000" w:themeColor="text1"/>
          <w:sz w:val="24"/>
          <w:szCs w:val="24"/>
          <w:lang w:val="de-DE"/>
        </w:rPr>
      </w:pPr>
      <w:r>
        <w:rPr>
          <w:color w:val="000000" w:themeColor="text1"/>
          <w:sz w:val="24"/>
          <w:szCs w:val="24"/>
          <w:lang w:val="de-DE"/>
        </w:rPr>
        <w:t xml:space="preserve">Um eine gleichbleibende Testumgebung sicherzustellen und nicht mit den produktiven Daten in Konflikt zu kommen, wurden die Tests in einer </w:t>
      </w:r>
      <w:r w:rsidR="00222FD4">
        <w:rPr>
          <w:color w:val="000000" w:themeColor="text1"/>
          <w:sz w:val="24"/>
          <w:szCs w:val="24"/>
          <w:lang w:val="de-DE"/>
        </w:rPr>
        <w:t>H2 in</w:t>
      </w:r>
      <w:r>
        <w:rPr>
          <w:color w:val="000000" w:themeColor="text1"/>
          <w:sz w:val="24"/>
          <w:szCs w:val="24"/>
          <w:lang w:val="de-DE"/>
        </w:rPr>
        <w:t>-M</w:t>
      </w:r>
      <w:r w:rsidR="00222FD4">
        <w:rPr>
          <w:color w:val="000000" w:themeColor="text1"/>
          <w:sz w:val="24"/>
          <w:szCs w:val="24"/>
          <w:lang w:val="de-DE"/>
        </w:rPr>
        <w:t xml:space="preserve">emory </w:t>
      </w:r>
      <w:r>
        <w:rPr>
          <w:color w:val="000000" w:themeColor="text1"/>
          <w:sz w:val="24"/>
          <w:szCs w:val="24"/>
          <w:lang w:val="de-DE"/>
        </w:rPr>
        <w:t>Datenbank durchgeführt, die nach jedem Durchlauf zurückgesetzt wird. W</w:t>
      </w:r>
      <w:r w:rsidR="004A2C43" w:rsidRPr="007F7569">
        <w:rPr>
          <w:color w:val="000000" w:themeColor="text1"/>
          <w:sz w:val="24"/>
          <w:szCs w:val="24"/>
          <w:lang w:val="de-DE"/>
        </w:rPr>
        <w:t xml:space="preserve">ährend der gesamten Entwicklung wurde auf Fehler und Bugs geachtet. Diese wurden nach Möglichkeit direkt im </w:t>
      </w:r>
      <w:proofErr w:type="spellStart"/>
      <w:r w:rsidR="004A2C43" w:rsidRPr="007F7569">
        <w:rPr>
          <w:color w:val="000000" w:themeColor="text1"/>
          <w:sz w:val="24"/>
          <w:szCs w:val="24"/>
          <w:lang w:val="de-DE"/>
        </w:rPr>
        <w:t>Pairprogramming</w:t>
      </w:r>
      <w:proofErr w:type="spellEnd"/>
      <w:r w:rsidR="004A2C43" w:rsidRPr="007F7569">
        <w:rPr>
          <w:color w:val="000000" w:themeColor="text1"/>
          <w:sz w:val="24"/>
          <w:szCs w:val="24"/>
          <w:lang w:val="de-DE"/>
        </w:rPr>
        <w:t xml:space="preserve"> gelöst.</w:t>
      </w:r>
    </w:p>
    <w:p w14:paraId="33AC13E0" w14:textId="2053FB14" w:rsidR="006E0291" w:rsidRPr="007F7569" w:rsidRDefault="006E0291" w:rsidP="008F58DF">
      <w:pPr>
        <w:spacing w:line="360" w:lineRule="auto"/>
        <w:jc w:val="both"/>
        <w:rPr>
          <w:color w:val="000000" w:themeColor="text1"/>
          <w:sz w:val="24"/>
          <w:szCs w:val="24"/>
          <w:lang w:val="de-DE"/>
        </w:rPr>
      </w:pPr>
      <w:r w:rsidRPr="007F7569">
        <w:rPr>
          <w:color w:val="000000" w:themeColor="text1"/>
          <w:sz w:val="24"/>
          <w:szCs w:val="24"/>
          <w:lang w:val="de-DE"/>
        </w:rPr>
        <w:t xml:space="preserve">Nach Abschluss der Implementierung, wurden alle Funktionen durch die Entwickler getestet. Dabei wurden insbesondere </w:t>
      </w:r>
      <w:r w:rsidR="007F7569">
        <w:rPr>
          <w:color w:val="000000" w:themeColor="text1"/>
          <w:sz w:val="24"/>
          <w:szCs w:val="24"/>
          <w:lang w:val="de-DE"/>
        </w:rPr>
        <w:t>Einschränkungsregeln</w:t>
      </w:r>
      <w:r w:rsidR="000E37E6" w:rsidRPr="007F7569">
        <w:rPr>
          <w:color w:val="000000" w:themeColor="text1"/>
          <w:sz w:val="24"/>
          <w:szCs w:val="24"/>
          <w:lang w:val="de-DE"/>
        </w:rPr>
        <w:t>,</w:t>
      </w:r>
      <w:r w:rsidRPr="007F7569">
        <w:rPr>
          <w:color w:val="000000" w:themeColor="text1"/>
          <w:sz w:val="24"/>
          <w:szCs w:val="24"/>
          <w:lang w:val="de-DE"/>
        </w:rPr>
        <w:t xml:space="preserve"> sowie ähnliche Grenzzustände erprobt. Hauptziel </w:t>
      </w:r>
      <w:r w:rsidR="00682FF5" w:rsidRPr="007F7569">
        <w:rPr>
          <w:color w:val="000000" w:themeColor="text1"/>
          <w:sz w:val="24"/>
          <w:szCs w:val="24"/>
          <w:lang w:val="de-DE"/>
        </w:rPr>
        <w:t xml:space="preserve">des Testens </w:t>
      </w:r>
      <w:r w:rsidRPr="007F7569">
        <w:rPr>
          <w:color w:val="000000" w:themeColor="text1"/>
          <w:sz w:val="24"/>
          <w:szCs w:val="24"/>
          <w:lang w:val="de-DE"/>
        </w:rPr>
        <w:t xml:space="preserve">war es </w:t>
      </w:r>
      <w:r w:rsidR="000E37E6" w:rsidRPr="007F7569">
        <w:rPr>
          <w:color w:val="000000" w:themeColor="text1"/>
          <w:sz w:val="24"/>
          <w:szCs w:val="24"/>
          <w:lang w:val="de-DE"/>
        </w:rPr>
        <w:t xml:space="preserve">sicherzustellen, </w:t>
      </w:r>
      <w:r w:rsidRPr="007F7569">
        <w:rPr>
          <w:color w:val="000000" w:themeColor="text1"/>
          <w:sz w:val="24"/>
          <w:szCs w:val="24"/>
          <w:lang w:val="de-DE"/>
        </w:rPr>
        <w:t xml:space="preserve">dass jede Komponente der Software </w:t>
      </w:r>
      <w:r w:rsidR="000E37E6" w:rsidRPr="007F7569">
        <w:rPr>
          <w:color w:val="000000" w:themeColor="text1"/>
          <w:sz w:val="24"/>
          <w:szCs w:val="24"/>
          <w:lang w:val="de-DE"/>
        </w:rPr>
        <w:t>ihr</w:t>
      </w:r>
      <w:r w:rsidRPr="007F7569">
        <w:rPr>
          <w:color w:val="000000" w:themeColor="text1"/>
          <w:sz w:val="24"/>
          <w:szCs w:val="24"/>
          <w:lang w:val="de-DE"/>
        </w:rPr>
        <w:t xml:space="preserve">e Funktionalität </w:t>
      </w:r>
      <w:r w:rsidR="00682FF5" w:rsidRPr="007F7569">
        <w:rPr>
          <w:color w:val="000000" w:themeColor="text1"/>
          <w:sz w:val="24"/>
          <w:szCs w:val="24"/>
          <w:lang w:val="de-DE"/>
        </w:rPr>
        <w:t xml:space="preserve">zuverlässig </w:t>
      </w:r>
      <w:r w:rsidRPr="007F7569">
        <w:rPr>
          <w:color w:val="000000" w:themeColor="text1"/>
          <w:sz w:val="24"/>
          <w:szCs w:val="24"/>
          <w:lang w:val="de-DE"/>
        </w:rPr>
        <w:t>erfüllt.</w:t>
      </w:r>
    </w:p>
    <w:p w14:paraId="023C71D2" w14:textId="77777777" w:rsidR="00BF08D7" w:rsidRPr="00EA56AD" w:rsidRDefault="00BF08D7" w:rsidP="006E0291">
      <w:pPr>
        <w:spacing w:line="360" w:lineRule="auto"/>
        <w:jc w:val="both"/>
        <w:rPr>
          <w:color w:val="FFD966" w:themeColor="accent4" w:themeTint="99"/>
          <w:sz w:val="24"/>
          <w:szCs w:val="24"/>
          <w:lang w:val="de-DE"/>
        </w:rPr>
      </w:pPr>
    </w:p>
    <w:p w14:paraId="774BA73E" w14:textId="6277DCFE" w:rsidR="00251644" w:rsidRDefault="00634DC1" w:rsidP="00C31169">
      <w:pPr>
        <w:pStyle w:val="berschrift1"/>
        <w:spacing w:line="360" w:lineRule="auto"/>
        <w:jc w:val="both"/>
        <w:rPr>
          <w:rFonts w:ascii="VW Text" w:hAnsi="VW Text"/>
          <w:color w:val="000000" w:themeColor="text1"/>
          <w:lang w:val="de-DE"/>
        </w:rPr>
      </w:pPr>
      <w:bookmarkStart w:id="32" w:name="_Toc62063757"/>
      <w:bookmarkStart w:id="33" w:name="_Toc107911971"/>
      <w:r w:rsidRPr="0073316E">
        <w:rPr>
          <w:rFonts w:ascii="VW Text" w:hAnsi="VW Text"/>
          <w:color w:val="000000" w:themeColor="text1"/>
          <w:lang w:val="de-DE"/>
        </w:rPr>
        <w:t>4.</w:t>
      </w:r>
      <w:r w:rsidRPr="0073316E">
        <w:rPr>
          <w:rFonts w:ascii="VW Text" w:hAnsi="VW Text"/>
          <w:color w:val="000000" w:themeColor="text1"/>
          <w:lang w:val="de-DE"/>
        </w:rPr>
        <w:tab/>
        <w:t>Projektabschluss</w:t>
      </w:r>
      <w:bookmarkEnd w:id="32"/>
      <w:bookmarkEnd w:id="33"/>
    </w:p>
    <w:p w14:paraId="2B65EE9E" w14:textId="77777777" w:rsidR="008808D7" w:rsidRPr="008808D7" w:rsidRDefault="008808D7" w:rsidP="008808D7">
      <w:pPr>
        <w:rPr>
          <w:lang w:val="de-DE"/>
        </w:rPr>
      </w:pPr>
    </w:p>
    <w:p w14:paraId="509D019D" w14:textId="4FE74CA0" w:rsidR="00634DC1" w:rsidRPr="0073316E" w:rsidRDefault="00634DC1" w:rsidP="0013175E">
      <w:pPr>
        <w:pStyle w:val="berschrift2"/>
        <w:spacing w:line="360" w:lineRule="auto"/>
        <w:jc w:val="both"/>
        <w:rPr>
          <w:rFonts w:ascii="VW Text" w:hAnsi="VW Text"/>
          <w:color w:val="000000" w:themeColor="text1"/>
          <w:lang w:val="de-DE"/>
        </w:rPr>
      </w:pPr>
      <w:bookmarkStart w:id="34" w:name="_Toc62063758"/>
      <w:bookmarkStart w:id="35" w:name="_Toc107911972"/>
      <w:r w:rsidRPr="0073316E">
        <w:rPr>
          <w:rFonts w:ascii="VW Text" w:hAnsi="VW Text"/>
          <w:color w:val="000000" w:themeColor="text1"/>
          <w:lang w:val="de-DE"/>
        </w:rPr>
        <w:t>4.1</w:t>
      </w:r>
      <w:r w:rsidRPr="0073316E">
        <w:rPr>
          <w:rFonts w:ascii="VW Text" w:hAnsi="VW Text"/>
          <w:color w:val="000000" w:themeColor="text1"/>
          <w:lang w:val="de-DE"/>
        </w:rPr>
        <w:tab/>
        <w:t>Soll / IST- Vergleich</w:t>
      </w:r>
      <w:bookmarkEnd w:id="34"/>
      <w:bookmarkEnd w:id="35"/>
    </w:p>
    <w:p w14:paraId="777375F5" w14:textId="77777777" w:rsidR="00994459" w:rsidRPr="00EA56AD" w:rsidRDefault="00994459" w:rsidP="00994459">
      <w:pPr>
        <w:rPr>
          <w:color w:val="FFD966" w:themeColor="accent4" w:themeTint="99"/>
          <w:lang w:val="de-DE"/>
        </w:rPr>
      </w:pPr>
    </w:p>
    <w:p w14:paraId="2025823F" w14:textId="3E66D7EF" w:rsidR="003A0E42" w:rsidRPr="0073316E" w:rsidRDefault="00682FF5" w:rsidP="008F58DF">
      <w:pPr>
        <w:spacing w:line="360" w:lineRule="auto"/>
        <w:jc w:val="both"/>
        <w:rPr>
          <w:color w:val="000000" w:themeColor="text1"/>
          <w:sz w:val="24"/>
          <w:szCs w:val="24"/>
          <w:lang w:val="de-DE"/>
        </w:rPr>
      </w:pPr>
      <w:r w:rsidRPr="0073316E">
        <w:rPr>
          <w:color w:val="000000" w:themeColor="text1"/>
          <w:sz w:val="24"/>
          <w:szCs w:val="24"/>
          <w:lang w:val="de-DE"/>
        </w:rPr>
        <w:t xml:space="preserve">Die grobe Zeitplanung </w:t>
      </w:r>
      <w:r w:rsidR="002101C5" w:rsidRPr="0073316E">
        <w:rPr>
          <w:color w:val="000000" w:themeColor="text1"/>
          <w:sz w:val="24"/>
          <w:szCs w:val="24"/>
          <w:lang w:val="de-DE"/>
        </w:rPr>
        <w:t xml:space="preserve">zu </w:t>
      </w:r>
      <w:r w:rsidRPr="0073316E">
        <w:rPr>
          <w:color w:val="000000" w:themeColor="text1"/>
          <w:sz w:val="24"/>
          <w:szCs w:val="24"/>
          <w:lang w:val="de-DE"/>
        </w:rPr>
        <w:t xml:space="preserve">Beginn des Projekts konnte weitestgehend eingehalten werden. Größere Bugs und Herausforderungen traten </w:t>
      </w:r>
      <w:r w:rsidR="0073316E" w:rsidRPr="0073316E">
        <w:rPr>
          <w:color w:val="000000" w:themeColor="text1"/>
          <w:sz w:val="24"/>
          <w:szCs w:val="24"/>
          <w:lang w:val="de-DE"/>
        </w:rPr>
        <w:t>kaum</w:t>
      </w:r>
      <w:r w:rsidRPr="0073316E">
        <w:rPr>
          <w:color w:val="000000" w:themeColor="text1"/>
          <w:sz w:val="24"/>
          <w:szCs w:val="24"/>
          <w:lang w:val="de-DE"/>
        </w:rPr>
        <w:t xml:space="preserve"> </w:t>
      </w:r>
      <w:r w:rsidR="002101C5" w:rsidRPr="0073316E">
        <w:rPr>
          <w:color w:val="000000" w:themeColor="text1"/>
          <w:sz w:val="24"/>
          <w:szCs w:val="24"/>
          <w:lang w:val="de-DE"/>
        </w:rPr>
        <w:t xml:space="preserve">auf </w:t>
      </w:r>
      <w:r w:rsidRPr="0073316E">
        <w:rPr>
          <w:color w:val="000000" w:themeColor="text1"/>
          <w:sz w:val="24"/>
          <w:szCs w:val="24"/>
          <w:lang w:val="de-DE"/>
        </w:rPr>
        <w:t xml:space="preserve">und hatten somit wenig Einfluss auf die Zeitplanung. </w:t>
      </w:r>
      <w:r w:rsidR="003A0E42" w:rsidRPr="0073316E">
        <w:rPr>
          <w:color w:val="000000" w:themeColor="text1"/>
          <w:sz w:val="24"/>
          <w:szCs w:val="24"/>
          <w:lang w:val="de-DE"/>
        </w:rPr>
        <w:t>Dadurch blieb am Ende des Projekts genug Zeit um den Code abschließend zu strukturieren und zu optimieren. Bei dem Entwurf der grafischen Umsetzung</w:t>
      </w:r>
      <w:r w:rsidR="0073316E" w:rsidRPr="0073316E">
        <w:rPr>
          <w:color w:val="000000" w:themeColor="text1"/>
          <w:sz w:val="24"/>
          <w:szCs w:val="24"/>
          <w:lang w:val="de-DE"/>
        </w:rPr>
        <w:t xml:space="preserve"> </w:t>
      </w:r>
      <w:r w:rsidR="003A0E42" w:rsidRPr="0073316E">
        <w:rPr>
          <w:color w:val="000000" w:themeColor="text1"/>
          <w:sz w:val="24"/>
          <w:szCs w:val="24"/>
          <w:lang w:val="de-DE"/>
        </w:rPr>
        <w:t>gab es Abweichungen zu der finalen Umsetzung. Diese haben jedoch keine Auswirkungen auf die im Projektantrag gestellten Anforderungen, welche vollständig abgedeckt werden konnten.</w:t>
      </w:r>
    </w:p>
    <w:p w14:paraId="23141D2E" w14:textId="55B03FD5" w:rsidR="00222FD4" w:rsidRDefault="00222FD4" w:rsidP="008F58DF">
      <w:pPr>
        <w:spacing w:line="360" w:lineRule="auto"/>
        <w:jc w:val="both"/>
        <w:rPr>
          <w:color w:val="FFD966" w:themeColor="accent4" w:themeTint="99"/>
          <w:sz w:val="24"/>
          <w:szCs w:val="24"/>
          <w:lang w:val="de-DE"/>
        </w:rPr>
      </w:pPr>
    </w:p>
    <w:p w14:paraId="6B4D1493" w14:textId="107FADC7" w:rsidR="00222FD4" w:rsidRPr="0073316E" w:rsidRDefault="00222FD4" w:rsidP="00222FD4">
      <w:pPr>
        <w:pStyle w:val="berschrift2"/>
        <w:spacing w:line="360" w:lineRule="auto"/>
        <w:jc w:val="both"/>
        <w:rPr>
          <w:rFonts w:ascii="VW Text" w:hAnsi="VW Text"/>
          <w:color w:val="000000" w:themeColor="text1"/>
          <w:lang w:val="de-DE"/>
        </w:rPr>
      </w:pPr>
      <w:bookmarkStart w:id="36" w:name="_Toc107911973"/>
      <w:r w:rsidRPr="0073316E">
        <w:rPr>
          <w:rFonts w:ascii="VW Text" w:hAnsi="VW Text"/>
          <w:color w:val="000000" w:themeColor="text1"/>
          <w:lang w:val="de-DE"/>
        </w:rPr>
        <w:t>4.2</w:t>
      </w:r>
      <w:r w:rsidRPr="0073316E">
        <w:rPr>
          <w:rFonts w:ascii="VW Text" w:hAnsi="VW Text"/>
          <w:color w:val="000000" w:themeColor="text1"/>
          <w:lang w:val="de-DE"/>
        </w:rPr>
        <w:tab/>
        <w:t>Fazit</w:t>
      </w:r>
      <w:bookmarkEnd w:id="36"/>
    </w:p>
    <w:p w14:paraId="0D3A5794" w14:textId="77777777" w:rsidR="00222FD4" w:rsidRPr="00222FD4" w:rsidRDefault="00222FD4" w:rsidP="00222FD4">
      <w:pPr>
        <w:rPr>
          <w:lang w:val="de-DE"/>
        </w:rPr>
      </w:pPr>
    </w:p>
    <w:p w14:paraId="30ADE323" w14:textId="741AE49A" w:rsidR="00222FD4" w:rsidRDefault="00222FD4" w:rsidP="00222FD4">
      <w:pPr>
        <w:spacing w:line="360" w:lineRule="auto"/>
        <w:jc w:val="both"/>
        <w:rPr>
          <w:color w:val="000000" w:themeColor="text1"/>
          <w:sz w:val="24"/>
          <w:szCs w:val="24"/>
          <w:lang w:val="de-DE"/>
        </w:rPr>
      </w:pPr>
      <w:r w:rsidRPr="00222FD4">
        <w:rPr>
          <w:color w:val="000000" w:themeColor="text1"/>
          <w:sz w:val="24"/>
          <w:szCs w:val="24"/>
          <w:lang w:val="de-DE"/>
        </w:rPr>
        <w:t xml:space="preserve">Trotz </w:t>
      </w:r>
      <w:r w:rsidR="00B01E3B" w:rsidRPr="00222FD4">
        <w:rPr>
          <w:color w:val="000000" w:themeColor="text1"/>
          <w:sz w:val="24"/>
          <w:szCs w:val="24"/>
          <w:lang w:val="de-DE"/>
        </w:rPr>
        <w:t>der</w:t>
      </w:r>
      <w:r w:rsidR="00717BDB">
        <w:rPr>
          <w:color w:val="000000" w:themeColor="text1"/>
          <w:sz w:val="24"/>
          <w:szCs w:val="24"/>
          <w:lang w:val="de-DE"/>
        </w:rPr>
        <w:t xml:space="preserve"> </w:t>
      </w:r>
      <w:r w:rsidRPr="00222FD4">
        <w:rPr>
          <w:color w:val="000000" w:themeColor="text1"/>
          <w:sz w:val="24"/>
          <w:szCs w:val="24"/>
          <w:lang w:val="de-DE"/>
        </w:rPr>
        <w:t xml:space="preserve">kurzen Projektzeit und den begrenzten Ressourcen, konnten alle Anforderungen an die Software implementiert werden. Darüber hinaus konnten alle Funktion zur Zufriedenheit der Entwickler umgesetzt werden und es musste nicht auf rudimentäre Umsetzungen zurückgegriffen werden. Die Zusammenarbeit im Team lief äußerst produktiv und beide Teammitglieder konnten sich gegenseitig Unterstützen und voneinander lernen. Gemeinsam konnten komplexe Funktionen und Strukturen implementiert werden, von denen beide Teammitglieder lernen und profitieren konnten. Die anfängliche Planung der Struktur erwies sich als sehr hilfreich für den weiteren Projektverlauf, auch wenn die finale Implementierung davon abweicht. </w:t>
      </w:r>
    </w:p>
    <w:p w14:paraId="3A52881B" w14:textId="0F59F5C1" w:rsidR="00717BDB" w:rsidRDefault="00717BDB" w:rsidP="00222FD4">
      <w:pPr>
        <w:spacing w:line="360" w:lineRule="auto"/>
        <w:jc w:val="both"/>
        <w:rPr>
          <w:color w:val="000000" w:themeColor="text1"/>
          <w:sz w:val="24"/>
          <w:szCs w:val="24"/>
          <w:lang w:val="de-DE"/>
        </w:rPr>
      </w:pPr>
      <w:r>
        <w:rPr>
          <w:color w:val="000000" w:themeColor="text1"/>
          <w:sz w:val="24"/>
          <w:szCs w:val="24"/>
          <w:lang w:val="de-DE"/>
        </w:rPr>
        <w:t xml:space="preserve">Die Entwicklung des </w:t>
      </w:r>
      <w:proofErr w:type="spellStart"/>
      <w:r>
        <w:rPr>
          <w:color w:val="000000" w:themeColor="text1"/>
          <w:sz w:val="24"/>
          <w:szCs w:val="24"/>
          <w:lang w:val="de-DE"/>
        </w:rPr>
        <w:t>Frontends</w:t>
      </w:r>
      <w:proofErr w:type="spellEnd"/>
      <w:r>
        <w:rPr>
          <w:color w:val="000000" w:themeColor="text1"/>
          <w:sz w:val="24"/>
          <w:szCs w:val="24"/>
          <w:lang w:val="de-DE"/>
        </w:rPr>
        <w:t xml:space="preserve"> mit </w:t>
      </w:r>
      <w:proofErr w:type="spellStart"/>
      <w:r>
        <w:rPr>
          <w:color w:val="000000" w:themeColor="text1"/>
          <w:sz w:val="24"/>
          <w:szCs w:val="24"/>
          <w:lang w:val="de-DE"/>
        </w:rPr>
        <w:t>React</w:t>
      </w:r>
      <w:proofErr w:type="spellEnd"/>
      <w:r>
        <w:rPr>
          <w:color w:val="000000" w:themeColor="text1"/>
          <w:sz w:val="24"/>
          <w:szCs w:val="24"/>
          <w:lang w:val="de-DE"/>
        </w:rPr>
        <w:t xml:space="preserve"> und des </w:t>
      </w:r>
      <w:proofErr w:type="spellStart"/>
      <w:r>
        <w:rPr>
          <w:color w:val="000000" w:themeColor="text1"/>
          <w:sz w:val="24"/>
          <w:szCs w:val="24"/>
          <w:lang w:val="de-DE"/>
        </w:rPr>
        <w:t>Backends</w:t>
      </w:r>
      <w:proofErr w:type="spellEnd"/>
      <w:r>
        <w:rPr>
          <w:color w:val="000000" w:themeColor="text1"/>
          <w:sz w:val="24"/>
          <w:szCs w:val="24"/>
          <w:lang w:val="de-DE"/>
        </w:rPr>
        <w:t xml:space="preserve"> mit Java Spring Boot bot die Möglichkeit unser Wissen in </w:t>
      </w:r>
      <w:r w:rsidR="00B01E3B">
        <w:rPr>
          <w:color w:val="000000" w:themeColor="text1"/>
          <w:sz w:val="24"/>
          <w:szCs w:val="24"/>
          <w:lang w:val="de-DE"/>
        </w:rPr>
        <w:t xml:space="preserve">beidem </w:t>
      </w:r>
      <w:r>
        <w:rPr>
          <w:color w:val="000000" w:themeColor="text1"/>
          <w:sz w:val="24"/>
          <w:szCs w:val="24"/>
          <w:lang w:val="de-DE"/>
        </w:rPr>
        <w:t xml:space="preserve">zu vertiefen und im Umgang mit diesen Technologien sicherer zu werden. </w:t>
      </w:r>
    </w:p>
    <w:p w14:paraId="4F4DD136" w14:textId="77777777" w:rsidR="00222FD4" w:rsidRPr="00222FD4" w:rsidRDefault="00222FD4" w:rsidP="00222FD4">
      <w:pPr>
        <w:spacing w:line="360" w:lineRule="auto"/>
        <w:jc w:val="both"/>
        <w:rPr>
          <w:color w:val="000000" w:themeColor="text1"/>
          <w:sz w:val="24"/>
          <w:szCs w:val="24"/>
          <w:lang w:val="de-DE"/>
        </w:rPr>
      </w:pPr>
      <w:r w:rsidRPr="00222FD4">
        <w:rPr>
          <w:color w:val="000000" w:themeColor="text1"/>
          <w:sz w:val="24"/>
          <w:szCs w:val="24"/>
          <w:lang w:val="de-DE"/>
        </w:rPr>
        <w:t xml:space="preserve">Durch die Erfüllung der Anforderungen und die persönlichen Erfahrungen, kann das Projekt als voller Erfolg betrachtet werden. </w:t>
      </w:r>
    </w:p>
    <w:p w14:paraId="3905DAF6" w14:textId="77777777" w:rsidR="00222FD4" w:rsidRPr="00EA56AD" w:rsidRDefault="00222FD4" w:rsidP="008F58DF">
      <w:pPr>
        <w:spacing w:line="360" w:lineRule="auto"/>
        <w:jc w:val="both"/>
        <w:rPr>
          <w:color w:val="FFD966" w:themeColor="accent4" w:themeTint="99"/>
          <w:sz w:val="24"/>
          <w:szCs w:val="24"/>
          <w:lang w:val="de-DE"/>
        </w:rPr>
      </w:pPr>
    </w:p>
    <w:p w14:paraId="5BBD8DA8" w14:textId="0E0D976F" w:rsidR="00251644" w:rsidRPr="00EA56AD" w:rsidRDefault="00251644" w:rsidP="00AA34A4">
      <w:pPr>
        <w:spacing w:line="360" w:lineRule="auto"/>
        <w:jc w:val="both"/>
        <w:rPr>
          <w:color w:val="FFD966" w:themeColor="accent4" w:themeTint="99"/>
          <w:sz w:val="24"/>
          <w:szCs w:val="24"/>
          <w:lang w:val="de-DE"/>
        </w:rPr>
      </w:pPr>
    </w:p>
    <w:p w14:paraId="24CC1452" w14:textId="0433B10D" w:rsidR="00634DC1" w:rsidRPr="00B01E3B" w:rsidRDefault="00634DC1" w:rsidP="0013175E">
      <w:pPr>
        <w:pStyle w:val="berschrift2"/>
        <w:spacing w:line="360" w:lineRule="auto"/>
        <w:jc w:val="both"/>
        <w:rPr>
          <w:rFonts w:ascii="VW Text" w:hAnsi="VW Text"/>
          <w:color w:val="000000" w:themeColor="text1"/>
          <w:lang w:val="de-DE"/>
        </w:rPr>
      </w:pPr>
      <w:bookmarkStart w:id="37" w:name="_Toc62063759"/>
      <w:bookmarkStart w:id="38" w:name="_Toc107911974"/>
      <w:r w:rsidRPr="00B01E3B">
        <w:rPr>
          <w:rFonts w:ascii="VW Text" w:hAnsi="VW Text"/>
          <w:color w:val="000000" w:themeColor="text1"/>
          <w:lang w:val="de-DE"/>
        </w:rPr>
        <w:t>4.</w:t>
      </w:r>
      <w:r w:rsidR="00222FD4" w:rsidRPr="00B01E3B">
        <w:rPr>
          <w:rFonts w:ascii="VW Text" w:hAnsi="VW Text"/>
          <w:color w:val="000000" w:themeColor="text1"/>
          <w:lang w:val="de-DE"/>
        </w:rPr>
        <w:t>3</w:t>
      </w:r>
      <w:r w:rsidRPr="00B01E3B">
        <w:rPr>
          <w:rFonts w:ascii="VW Text" w:hAnsi="VW Text"/>
          <w:color w:val="000000" w:themeColor="text1"/>
          <w:lang w:val="de-DE"/>
        </w:rPr>
        <w:tab/>
        <w:t>Ausblick</w:t>
      </w:r>
      <w:bookmarkEnd w:id="37"/>
      <w:bookmarkEnd w:id="38"/>
    </w:p>
    <w:p w14:paraId="1BDC50C2" w14:textId="77777777" w:rsidR="00994459" w:rsidRPr="00EA56AD" w:rsidRDefault="00994459" w:rsidP="00994459">
      <w:pPr>
        <w:rPr>
          <w:color w:val="FFD966" w:themeColor="accent4" w:themeTint="99"/>
          <w:lang w:val="de-DE"/>
        </w:rPr>
      </w:pPr>
    </w:p>
    <w:p w14:paraId="42EA2AD8" w14:textId="0D206608" w:rsidR="008808D7" w:rsidRPr="00B01E3B" w:rsidRDefault="000322D0" w:rsidP="008F58DF">
      <w:pPr>
        <w:spacing w:line="360" w:lineRule="auto"/>
        <w:jc w:val="both"/>
        <w:rPr>
          <w:color w:val="000000" w:themeColor="text1"/>
          <w:sz w:val="24"/>
          <w:szCs w:val="24"/>
          <w:lang w:val="de-DE"/>
        </w:rPr>
      </w:pPr>
      <w:r w:rsidRPr="00B01E3B">
        <w:rPr>
          <w:color w:val="000000" w:themeColor="text1"/>
          <w:sz w:val="24"/>
          <w:szCs w:val="24"/>
          <w:lang w:val="de-DE"/>
        </w:rPr>
        <w:t>Trotz Erfüllung aller Anforderung aus dem Projektantrag, hat die Software noch Potenzial verbessert und um weitere Funktionen erweitert zu werden</w:t>
      </w:r>
      <w:r w:rsidR="002101C5" w:rsidRPr="00B01E3B">
        <w:rPr>
          <w:color w:val="000000" w:themeColor="text1"/>
          <w:sz w:val="24"/>
          <w:szCs w:val="24"/>
          <w:lang w:val="de-DE"/>
        </w:rPr>
        <w:t>. Hierzu zählen</w:t>
      </w:r>
      <w:r w:rsidRPr="00B01E3B">
        <w:rPr>
          <w:color w:val="000000" w:themeColor="text1"/>
          <w:sz w:val="24"/>
          <w:szCs w:val="24"/>
          <w:lang w:val="de-DE"/>
        </w:rPr>
        <w:t xml:space="preserve"> </w:t>
      </w:r>
      <w:r w:rsidR="00B01E3B" w:rsidRPr="00B01E3B">
        <w:rPr>
          <w:color w:val="000000" w:themeColor="text1"/>
          <w:sz w:val="24"/>
          <w:szCs w:val="24"/>
          <w:lang w:val="de-DE"/>
        </w:rPr>
        <w:t>die Darstellung bestimmter Komponenten, oder das Einfügen verschiedene Ansichten der gewählten Konfiguration</w:t>
      </w:r>
      <w:r w:rsidR="008808D7">
        <w:rPr>
          <w:color w:val="000000" w:themeColor="text1"/>
          <w:sz w:val="24"/>
          <w:szCs w:val="24"/>
          <w:lang w:val="de-DE"/>
        </w:rPr>
        <w:t xml:space="preserve"> (z.B. bei der Räderauswahl).</w:t>
      </w:r>
      <w:r w:rsidR="009E55F2">
        <w:rPr>
          <w:color w:val="000000" w:themeColor="text1"/>
          <w:sz w:val="24"/>
          <w:szCs w:val="24"/>
          <w:lang w:val="de-DE"/>
        </w:rPr>
        <w:t xml:space="preserve"> </w:t>
      </w:r>
      <w:r w:rsidR="008808D7">
        <w:rPr>
          <w:color w:val="000000" w:themeColor="text1"/>
          <w:sz w:val="24"/>
          <w:szCs w:val="24"/>
          <w:lang w:val="de-DE"/>
        </w:rPr>
        <w:t xml:space="preserve">Daneben wäre es für eine produktive Applikation sinnvoll die </w:t>
      </w:r>
      <w:r w:rsidR="009E55F2">
        <w:rPr>
          <w:color w:val="000000" w:themeColor="text1"/>
          <w:sz w:val="24"/>
          <w:szCs w:val="24"/>
          <w:lang w:val="de-DE"/>
        </w:rPr>
        <w:t xml:space="preserve">Bilder in einem </w:t>
      </w:r>
      <w:proofErr w:type="spellStart"/>
      <w:r w:rsidR="009E55F2">
        <w:rPr>
          <w:color w:val="000000" w:themeColor="text1"/>
          <w:sz w:val="24"/>
          <w:szCs w:val="24"/>
          <w:lang w:val="de-DE"/>
        </w:rPr>
        <w:t>seperatem</w:t>
      </w:r>
      <w:proofErr w:type="spellEnd"/>
      <w:r w:rsidR="009E55F2">
        <w:rPr>
          <w:color w:val="000000" w:themeColor="text1"/>
          <w:sz w:val="24"/>
          <w:szCs w:val="24"/>
          <w:lang w:val="de-DE"/>
        </w:rPr>
        <w:t xml:space="preserve"> </w:t>
      </w:r>
      <w:proofErr w:type="spellStart"/>
      <w:r w:rsidR="009E55F2">
        <w:rPr>
          <w:color w:val="000000" w:themeColor="text1"/>
          <w:sz w:val="24"/>
          <w:szCs w:val="24"/>
          <w:lang w:val="de-DE"/>
        </w:rPr>
        <w:t>Blob</w:t>
      </w:r>
      <w:proofErr w:type="spellEnd"/>
      <w:r w:rsidR="009E55F2">
        <w:rPr>
          <w:color w:val="000000" w:themeColor="text1"/>
          <w:sz w:val="24"/>
          <w:szCs w:val="24"/>
          <w:lang w:val="de-DE"/>
        </w:rPr>
        <w:t xml:space="preserve"> Storage zu halten, um das Frontend schlank zu halten. Auch sollte es dem Nutzer möglich sein eine abgeschlossene Konfiguration zu bestellen, um so den größtmöglichen Nutzen zu erzielen. </w:t>
      </w:r>
    </w:p>
    <w:p w14:paraId="33F72916" w14:textId="77777777" w:rsidR="000322D0" w:rsidRPr="00EA56AD" w:rsidRDefault="000322D0" w:rsidP="00A86442">
      <w:pPr>
        <w:spacing w:line="360" w:lineRule="auto"/>
        <w:jc w:val="both"/>
        <w:rPr>
          <w:color w:val="FFD966" w:themeColor="accent4" w:themeTint="99"/>
          <w:sz w:val="24"/>
          <w:szCs w:val="24"/>
          <w:lang w:val="de-DE"/>
        </w:rPr>
      </w:pPr>
    </w:p>
    <w:p w14:paraId="1C6779AB" w14:textId="53A832E3" w:rsidR="000322D0" w:rsidRDefault="000322D0" w:rsidP="00A86442">
      <w:pPr>
        <w:spacing w:line="360" w:lineRule="auto"/>
        <w:jc w:val="both"/>
        <w:rPr>
          <w:color w:val="FFD966" w:themeColor="accent4" w:themeTint="99"/>
          <w:sz w:val="24"/>
          <w:szCs w:val="24"/>
          <w:lang w:val="de-DE"/>
        </w:rPr>
      </w:pPr>
    </w:p>
    <w:p w14:paraId="76B50BD3" w14:textId="1A9383EF" w:rsidR="00B01E3B" w:rsidRDefault="00B01E3B" w:rsidP="00A86442">
      <w:pPr>
        <w:spacing w:line="360" w:lineRule="auto"/>
        <w:jc w:val="both"/>
        <w:rPr>
          <w:color w:val="FFD966" w:themeColor="accent4" w:themeTint="99"/>
          <w:sz w:val="24"/>
          <w:szCs w:val="24"/>
          <w:lang w:val="de-DE"/>
        </w:rPr>
      </w:pPr>
    </w:p>
    <w:p w14:paraId="4AD28479" w14:textId="77777777" w:rsidR="008808D7" w:rsidRDefault="008808D7" w:rsidP="002C2E8D">
      <w:pPr>
        <w:pStyle w:val="berschrift1"/>
        <w:spacing w:line="360" w:lineRule="auto"/>
        <w:jc w:val="both"/>
        <w:rPr>
          <w:rFonts w:ascii="VW Text" w:hAnsi="VW Text"/>
          <w:color w:val="FFD966" w:themeColor="accent4" w:themeTint="99"/>
          <w:lang w:val="de-DE"/>
        </w:rPr>
      </w:pPr>
      <w:bookmarkStart w:id="39" w:name="_Toc62063760"/>
      <w:bookmarkStart w:id="40" w:name="_Toc107911975"/>
    </w:p>
    <w:p w14:paraId="0813F909" w14:textId="447154E4" w:rsidR="00DF7802" w:rsidRPr="009E55F2" w:rsidRDefault="00634DC1" w:rsidP="002C2E8D">
      <w:pPr>
        <w:pStyle w:val="berschrift1"/>
        <w:spacing w:line="360" w:lineRule="auto"/>
        <w:jc w:val="both"/>
        <w:rPr>
          <w:rFonts w:ascii="VW Text" w:hAnsi="VW Text"/>
          <w:color w:val="000000" w:themeColor="text1"/>
          <w:lang w:val="de-DE"/>
        </w:rPr>
      </w:pPr>
      <w:r w:rsidRPr="009E55F2">
        <w:rPr>
          <w:rFonts w:ascii="VW Text" w:hAnsi="VW Text"/>
          <w:color w:val="000000" w:themeColor="text1"/>
          <w:lang w:val="de-DE"/>
        </w:rPr>
        <w:t>5.</w:t>
      </w:r>
      <w:r w:rsidRPr="009E55F2">
        <w:rPr>
          <w:rFonts w:ascii="VW Text" w:hAnsi="VW Text"/>
          <w:color w:val="000000" w:themeColor="text1"/>
          <w:lang w:val="de-DE"/>
        </w:rPr>
        <w:tab/>
        <w:t>Quellenverzeichnis</w:t>
      </w:r>
      <w:bookmarkEnd w:id="39"/>
      <w:bookmarkEnd w:id="40"/>
    </w:p>
    <w:p w14:paraId="60412D10" w14:textId="3A936913" w:rsidR="00634DC1" w:rsidRPr="009E55F2" w:rsidRDefault="00DF7802" w:rsidP="0013175E">
      <w:pPr>
        <w:pStyle w:val="berschrift2"/>
        <w:spacing w:line="360" w:lineRule="auto"/>
        <w:jc w:val="both"/>
        <w:rPr>
          <w:rFonts w:ascii="VW Text" w:hAnsi="VW Text"/>
          <w:color w:val="000000" w:themeColor="text1"/>
          <w:lang w:val="de-DE"/>
        </w:rPr>
      </w:pPr>
      <w:bookmarkStart w:id="41" w:name="_Toc62063762"/>
      <w:bookmarkStart w:id="42" w:name="_Toc107911976"/>
      <w:r w:rsidRPr="009E55F2">
        <w:rPr>
          <w:rFonts w:ascii="VW Text" w:hAnsi="VW Text"/>
          <w:color w:val="000000" w:themeColor="text1"/>
          <w:lang w:val="de-DE"/>
        </w:rPr>
        <w:t>5</w:t>
      </w:r>
      <w:r w:rsidR="002C2E8D" w:rsidRPr="009E55F2">
        <w:rPr>
          <w:rFonts w:ascii="VW Text" w:hAnsi="VW Text"/>
          <w:color w:val="000000" w:themeColor="text1"/>
          <w:lang w:val="de-DE"/>
        </w:rPr>
        <w:t>.1</w:t>
      </w:r>
      <w:r w:rsidR="00634DC1" w:rsidRPr="009E55F2">
        <w:rPr>
          <w:rFonts w:ascii="VW Text" w:hAnsi="VW Text"/>
          <w:color w:val="000000" w:themeColor="text1"/>
          <w:lang w:val="de-DE"/>
        </w:rPr>
        <w:tab/>
      </w:r>
      <w:r w:rsidR="00D037DA" w:rsidRPr="009E55F2">
        <w:rPr>
          <w:rFonts w:ascii="VW Text" w:hAnsi="VW Text"/>
          <w:color w:val="000000" w:themeColor="text1"/>
          <w:lang w:val="de-DE"/>
        </w:rPr>
        <w:t>Abbildungs</w:t>
      </w:r>
      <w:r w:rsidR="00634DC1" w:rsidRPr="009E55F2">
        <w:rPr>
          <w:rFonts w:ascii="VW Text" w:hAnsi="VW Text"/>
          <w:color w:val="000000" w:themeColor="text1"/>
          <w:lang w:val="de-DE"/>
        </w:rPr>
        <w:t>verzeichnis</w:t>
      </w:r>
      <w:bookmarkEnd w:id="41"/>
      <w:bookmarkEnd w:id="42"/>
    </w:p>
    <w:p w14:paraId="283881E6" w14:textId="66FC8DEC" w:rsidR="00EF58EC" w:rsidRDefault="00BF0956">
      <w:pPr>
        <w:pStyle w:val="Abbildungsverzeichnis"/>
        <w:tabs>
          <w:tab w:val="right" w:leader="dot" w:pos="9016"/>
        </w:tabs>
        <w:rPr>
          <w:rFonts w:asciiTheme="minorHAnsi" w:eastAsiaTheme="minorEastAsia" w:hAnsiTheme="minorHAnsi" w:cstheme="minorBidi"/>
          <w:noProof/>
          <w:sz w:val="24"/>
          <w:szCs w:val="24"/>
          <w:lang w:val="de-DE" w:eastAsia="de-DE"/>
        </w:rPr>
      </w:pPr>
      <w:r w:rsidRPr="009E55F2">
        <w:rPr>
          <w:color w:val="000000" w:themeColor="text1"/>
          <w:lang w:val="de-DE"/>
        </w:rPr>
        <w:fldChar w:fldCharType="begin"/>
      </w:r>
      <w:r w:rsidRPr="009E55F2">
        <w:rPr>
          <w:color w:val="000000" w:themeColor="text1"/>
          <w:lang w:val="de-DE"/>
        </w:rPr>
        <w:instrText xml:space="preserve"> TOC \h \z \c "Abbildung" </w:instrText>
      </w:r>
      <w:r w:rsidRPr="009E55F2">
        <w:rPr>
          <w:color w:val="000000" w:themeColor="text1"/>
          <w:lang w:val="de-DE"/>
        </w:rPr>
        <w:fldChar w:fldCharType="separate"/>
      </w:r>
      <w:hyperlink w:anchor="_Toc107922760" w:history="1">
        <w:r w:rsidR="00EF58EC" w:rsidRPr="00194A33">
          <w:rPr>
            <w:rStyle w:val="Hyperlink"/>
            <w:noProof/>
            <w:lang w:val="de-DE"/>
          </w:rPr>
          <w:t>Abbildung 1 – Startseite</w:t>
        </w:r>
        <w:r w:rsidR="00EF58EC">
          <w:rPr>
            <w:noProof/>
            <w:webHidden/>
          </w:rPr>
          <w:tab/>
        </w:r>
        <w:r w:rsidR="00EF58EC">
          <w:rPr>
            <w:noProof/>
            <w:webHidden/>
          </w:rPr>
          <w:fldChar w:fldCharType="begin"/>
        </w:r>
        <w:r w:rsidR="00EF58EC">
          <w:rPr>
            <w:noProof/>
            <w:webHidden/>
          </w:rPr>
          <w:instrText xml:space="preserve"> PAGEREF _Toc107922760 \h </w:instrText>
        </w:r>
        <w:r w:rsidR="00EF58EC">
          <w:rPr>
            <w:noProof/>
            <w:webHidden/>
          </w:rPr>
        </w:r>
        <w:r w:rsidR="00EF58EC">
          <w:rPr>
            <w:noProof/>
            <w:webHidden/>
          </w:rPr>
          <w:fldChar w:fldCharType="separate"/>
        </w:r>
        <w:r w:rsidR="00EF58EC">
          <w:rPr>
            <w:noProof/>
            <w:webHidden/>
          </w:rPr>
          <w:t>5</w:t>
        </w:r>
        <w:r w:rsidR="00EF58EC">
          <w:rPr>
            <w:noProof/>
            <w:webHidden/>
          </w:rPr>
          <w:fldChar w:fldCharType="end"/>
        </w:r>
      </w:hyperlink>
    </w:p>
    <w:p w14:paraId="1ADC2149" w14:textId="39D5BFE4"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61" w:history="1">
        <w:r w:rsidR="00EF58EC" w:rsidRPr="00194A33">
          <w:rPr>
            <w:rStyle w:val="Hyperlink"/>
            <w:noProof/>
            <w:lang w:val="de-DE"/>
          </w:rPr>
          <w:t>Abbildung 2 - Konfiguration der Komponenten</w:t>
        </w:r>
        <w:r w:rsidR="00EF58EC">
          <w:rPr>
            <w:noProof/>
            <w:webHidden/>
          </w:rPr>
          <w:tab/>
        </w:r>
        <w:r w:rsidR="00EF58EC">
          <w:rPr>
            <w:noProof/>
            <w:webHidden/>
          </w:rPr>
          <w:fldChar w:fldCharType="begin"/>
        </w:r>
        <w:r w:rsidR="00EF58EC">
          <w:rPr>
            <w:noProof/>
            <w:webHidden/>
          </w:rPr>
          <w:instrText xml:space="preserve"> PAGEREF _Toc107922761 \h </w:instrText>
        </w:r>
        <w:r w:rsidR="00EF58EC">
          <w:rPr>
            <w:noProof/>
            <w:webHidden/>
          </w:rPr>
        </w:r>
        <w:r w:rsidR="00EF58EC">
          <w:rPr>
            <w:noProof/>
            <w:webHidden/>
          </w:rPr>
          <w:fldChar w:fldCharType="separate"/>
        </w:r>
        <w:r w:rsidR="00EF58EC">
          <w:rPr>
            <w:noProof/>
            <w:webHidden/>
          </w:rPr>
          <w:t>6</w:t>
        </w:r>
        <w:r w:rsidR="00EF58EC">
          <w:rPr>
            <w:noProof/>
            <w:webHidden/>
          </w:rPr>
          <w:fldChar w:fldCharType="end"/>
        </w:r>
      </w:hyperlink>
    </w:p>
    <w:p w14:paraId="09F5A100" w14:textId="7609AD5B"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62" w:history="1">
        <w:r w:rsidR="00EF58EC" w:rsidRPr="00194A33">
          <w:rPr>
            <w:rStyle w:val="Hyperlink"/>
            <w:noProof/>
            <w:lang w:val="de-DE"/>
          </w:rPr>
          <w:t>Abbildung 3 - Zusammenfassung</w:t>
        </w:r>
        <w:r w:rsidR="00EF58EC">
          <w:rPr>
            <w:noProof/>
            <w:webHidden/>
          </w:rPr>
          <w:tab/>
        </w:r>
        <w:r w:rsidR="00EF58EC">
          <w:rPr>
            <w:noProof/>
            <w:webHidden/>
          </w:rPr>
          <w:fldChar w:fldCharType="begin"/>
        </w:r>
        <w:r w:rsidR="00EF58EC">
          <w:rPr>
            <w:noProof/>
            <w:webHidden/>
          </w:rPr>
          <w:instrText xml:space="preserve"> PAGEREF _Toc107922762 \h </w:instrText>
        </w:r>
        <w:r w:rsidR="00EF58EC">
          <w:rPr>
            <w:noProof/>
            <w:webHidden/>
          </w:rPr>
        </w:r>
        <w:r w:rsidR="00EF58EC">
          <w:rPr>
            <w:noProof/>
            <w:webHidden/>
          </w:rPr>
          <w:fldChar w:fldCharType="separate"/>
        </w:r>
        <w:r w:rsidR="00EF58EC">
          <w:rPr>
            <w:noProof/>
            <w:webHidden/>
          </w:rPr>
          <w:t>6</w:t>
        </w:r>
        <w:r w:rsidR="00EF58EC">
          <w:rPr>
            <w:noProof/>
            <w:webHidden/>
          </w:rPr>
          <w:fldChar w:fldCharType="end"/>
        </w:r>
      </w:hyperlink>
    </w:p>
    <w:p w14:paraId="2F2E284F" w14:textId="782CF1CB"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63" w:history="1">
        <w:r w:rsidR="00EF58EC" w:rsidRPr="00194A33">
          <w:rPr>
            <w:rStyle w:val="Hyperlink"/>
            <w:noProof/>
            <w:lang w:val="de-DE"/>
          </w:rPr>
          <w:t>Abbildung 4 - Kategorisierung von Attributen</w:t>
        </w:r>
        <w:r w:rsidR="00EF58EC">
          <w:rPr>
            <w:noProof/>
            <w:webHidden/>
          </w:rPr>
          <w:tab/>
        </w:r>
        <w:r w:rsidR="00EF58EC">
          <w:rPr>
            <w:noProof/>
            <w:webHidden/>
          </w:rPr>
          <w:fldChar w:fldCharType="begin"/>
        </w:r>
        <w:r w:rsidR="00EF58EC">
          <w:rPr>
            <w:noProof/>
            <w:webHidden/>
          </w:rPr>
          <w:instrText xml:space="preserve"> PAGEREF _Toc107922763 \h </w:instrText>
        </w:r>
        <w:r w:rsidR="00EF58EC">
          <w:rPr>
            <w:noProof/>
            <w:webHidden/>
          </w:rPr>
        </w:r>
        <w:r w:rsidR="00EF58EC">
          <w:rPr>
            <w:noProof/>
            <w:webHidden/>
          </w:rPr>
          <w:fldChar w:fldCharType="separate"/>
        </w:r>
        <w:r w:rsidR="00EF58EC">
          <w:rPr>
            <w:noProof/>
            <w:webHidden/>
          </w:rPr>
          <w:t>8</w:t>
        </w:r>
        <w:r w:rsidR="00EF58EC">
          <w:rPr>
            <w:noProof/>
            <w:webHidden/>
          </w:rPr>
          <w:fldChar w:fldCharType="end"/>
        </w:r>
      </w:hyperlink>
    </w:p>
    <w:p w14:paraId="18CD3817" w14:textId="07222950"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64" w:history="1">
        <w:r w:rsidR="00EF58EC" w:rsidRPr="00194A33">
          <w:rPr>
            <w:rStyle w:val="Hyperlink"/>
            <w:noProof/>
            <w:lang w:val="de-DE"/>
          </w:rPr>
          <w:t>Abbildung 5 - Räder / Reifen - 18 kann nicht ausgewählt werden</w:t>
        </w:r>
        <w:r w:rsidR="00EF58EC">
          <w:rPr>
            <w:noProof/>
            <w:webHidden/>
          </w:rPr>
          <w:tab/>
        </w:r>
        <w:r w:rsidR="00EF58EC">
          <w:rPr>
            <w:noProof/>
            <w:webHidden/>
          </w:rPr>
          <w:fldChar w:fldCharType="begin"/>
        </w:r>
        <w:r w:rsidR="00EF58EC">
          <w:rPr>
            <w:noProof/>
            <w:webHidden/>
          </w:rPr>
          <w:instrText xml:space="preserve"> PAGEREF _Toc107922764 \h </w:instrText>
        </w:r>
        <w:r w:rsidR="00EF58EC">
          <w:rPr>
            <w:noProof/>
            <w:webHidden/>
          </w:rPr>
        </w:r>
        <w:r w:rsidR="00EF58EC">
          <w:rPr>
            <w:noProof/>
            <w:webHidden/>
          </w:rPr>
          <w:fldChar w:fldCharType="separate"/>
        </w:r>
        <w:r w:rsidR="00EF58EC">
          <w:rPr>
            <w:noProof/>
            <w:webHidden/>
          </w:rPr>
          <w:t>9</w:t>
        </w:r>
        <w:r w:rsidR="00EF58EC">
          <w:rPr>
            <w:noProof/>
            <w:webHidden/>
          </w:rPr>
          <w:fldChar w:fldCharType="end"/>
        </w:r>
      </w:hyperlink>
    </w:p>
    <w:p w14:paraId="13ED9895" w14:textId="6D4089E2"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65" w:history="1">
        <w:r w:rsidR="00EF58EC" w:rsidRPr="00194A33">
          <w:rPr>
            <w:rStyle w:val="Hyperlink"/>
            <w:noProof/>
            <w:lang w:val="de-DE"/>
          </w:rPr>
          <w:t>Abbildung 6 - ER-Diagramm</w:t>
        </w:r>
        <w:r w:rsidR="00EF58EC">
          <w:rPr>
            <w:noProof/>
            <w:webHidden/>
          </w:rPr>
          <w:tab/>
        </w:r>
        <w:r w:rsidR="00EF58EC">
          <w:rPr>
            <w:noProof/>
            <w:webHidden/>
          </w:rPr>
          <w:fldChar w:fldCharType="begin"/>
        </w:r>
        <w:r w:rsidR="00EF58EC">
          <w:rPr>
            <w:noProof/>
            <w:webHidden/>
          </w:rPr>
          <w:instrText xml:space="preserve"> PAGEREF _Toc107922765 \h </w:instrText>
        </w:r>
        <w:r w:rsidR="00EF58EC">
          <w:rPr>
            <w:noProof/>
            <w:webHidden/>
          </w:rPr>
        </w:r>
        <w:r w:rsidR="00EF58EC">
          <w:rPr>
            <w:noProof/>
            <w:webHidden/>
          </w:rPr>
          <w:fldChar w:fldCharType="separate"/>
        </w:r>
        <w:r w:rsidR="00EF58EC">
          <w:rPr>
            <w:noProof/>
            <w:webHidden/>
          </w:rPr>
          <w:t>10</w:t>
        </w:r>
        <w:r w:rsidR="00EF58EC">
          <w:rPr>
            <w:noProof/>
            <w:webHidden/>
          </w:rPr>
          <w:fldChar w:fldCharType="end"/>
        </w:r>
      </w:hyperlink>
    </w:p>
    <w:p w14:paraId="3F6AA52A" w14:textId="1D0357E2" w:rsidR="00634DC1" w:rsidRPr="009E55F2" w:rsidRDefault="00BF0956" w:rsidP="00BF0956">
      <w:pPr>
        <w:pStyle w:val="Abbildungsverzeichnis"/>
        <w:tabs>
          <w:tab w:val="right" w:leader="dot" w:pos="9016"/>
        </w:tabs>
        <w:rPr>
          <w:color w:val="000000" w:themeColor="text1"/>
          <w:sz w:val="24"/>
          <w:szCs w:val="24"/>
          <w:lang w:val="de-DE"/>
        </w:rPr>
      </w:pPr>
      <w:r w:rsidRPr="009E55F2">
        <w:rPr>
          <w:color w:val="000000" w:themeColor="text1"/>
          <w:lang w:val="de-DE"/>
        </w:rPr>
        <w:fldChar w:fldCharType="end"/>
      </w:r>
    </w:p>
    <w:p w14:paraId="6AC1C6BC" w14:textId="28CF8AB6" w:rsidR="00634DC1" w:rsidRPr="009E55F2" w:rsidRDefault="00DF7802" w:rsidP="00DF7802">
      <w:pPr>
        <w:pStyle w:val="berschrift2"/>
        <w:spacing w:line="360" w:lineRule="auto"/>
        <w:jc w:val="both"/>
        <w:rPr>
          <w:rFonts w:ascii="VW Text" w:hAnsi="VW Text"/>
          <w:color w:val="000000" w:themeColor="text1"/>
          <w:lang w:val="de-DE"/>
        </w:rPr>
      </w:pPr>
      <w:bookmarkStart w:id="43" w:name="_Toc62063763"/>
      <w:bookmarkStart w:id="44" w:name="_Toc107911977"/>
      <w:r w:rsidRPr="009E55F2">
        <w:rPr>
          <w:rFonts w:ascii="VW Text" w:hAnsi="VW Text"/>
          <w:color w:val="000000" w:themeColor="text1"/>
          <w:lang w:val="de-DE"/>
        </w:rPr>
        <w:t>5</w:t>
      </w:r>
      <w:r w:rsidR="00634DC1" w:rsidRPr="009E55F2">
        <w:rPr>
          <w:rFonts w:ascii="VW Text" w:hAnsi="VW Text"/>
          <w:color w:val="000000" w:themeColor="text1"/>
          <w:lang w:val="de-DE"/>
        </w:rPr>
        <w:t>.</w:t>
      </w:r>
      <w:r w:rsidR="002C2E8D" w:rsidRPr="009E55F2">
        <w:rPr>
          <w:rFonts w:ascii="VW Text" w:hAnsi="VW Text"/>
          <w:color w:val="000000" w:themeColor="text1"/>
          <w:lang w:val="de-DE"/>
        </w:rPr>
        <w:t>2</w:t>
      </w:r>
      <w:r w:rsidR="00634DC1" w:rsidRPr="009E55F2">
        <w:rPr>
          <w:rFonts w:ascii="VW Text" w:hAnsi="VW Text"/>
          <w:color w:val="000000" w:themeColor="text1"/>
          <w:lang w:val="de-DE"/>
        </w:rPr>
        <w:tab/>
        <w:t>Tabellenverzeichnis</w:t>
      </w:r>
      <w:bookmarkEnd w:id="43"/>
      <w:bookmarkEnd w:id="44"/>
    </w:p>
    <w:p w14:paraId="0793BAE5" w14:textId="52C2F5C4" w:rsidR="00EF58EC" w:rsidRDefault="000849A5">
      <w:pPr>
        <w:pStyle w:val="Abbildungsverzeichnis"/>
        <w:tabs>
          <w:tab w:val="right" w:leader="dot" w:pos="9016"/>
        </w:tabs>
        <w:rPr>
          <w:rFonts w:asciiTheme="minorHAnsi" w:eastAsiaTheme="minorEastAsia" w:hAnsiTheme="minorHAnsi" w:cstheme="minorBidi"/>
          <w:noProof/>
          <w:sz w:val="24"/>
          <w:szCs w:val="24"/>
          <w:lang w:val="de-DE" w:eastAsia="de-DE"/>
        </w:rPr>
      </w:pPr>
      <w:r w:rsidRPr="009E55F2">
        <w:rPr>
          <w:color w:val="000000" w:themeColor="text1"/>
          <w:lang w:val="de-DE"/>
        </w:rPr>
        <w:fldChar w:fldCharType="begin"/>
      </w:r>
      <w:r w:rsidRPr="009E55F2">
        <w:rPr>
          <w:color w:val="000000" w:themeColor="text1"/>
          <w:lang w:val="de-DE"/>
        </w:rPr>
        <w:instrText xml:space="preserve"> TOC \h \z \c "Tabelle" </w:instrText>
      </w:r>
      <w:r w:rsidRPr="009E55F2">
        <w:rPr>
          <w:color w:val="000000" w:themeColor="text1"/>
          <w:lang w:val="de-DE"/>
        </w:rPr>
        <w:fldChar w:fldCharType="separate"/>
      </w:r>
      <w:hyperlink w:anchor="_Toc107922769" w:history="1">
        <w:r w:rsidR="00EF58EC" w:rsidRPr="00E001B0">
          <w:rPr>
            <w:rStyle w:val="Hyperlink"/>
            <w:noProof/>
            <w:lang w:val="de-DE"/>
          </w:rPr>
          <w:t>Tabelle 1: Grobe Zeitplanung</w:t>
        </w:r>
        <w:r w:rsidR="00EF58EC">
          <w:rPr>
            <w:noProof/>
            <w:webHidden/>
          </w:rPr>
          <w:tab/>
        </w:r>
        <w:r w:rsidR="00EF58EC">
          <w:rPr>
            <w:noProof/>
            <w:webHidden/>
          </w:rPr>
          <w:fldChar w:fldCharType="begin"/>
        </w:r>
        <w:r w:rsidR="00EF58EC">
          <w:rPr>
            <w:noProof/>
            <w:webHidden/>
          </w:rPr>
          <w:instrText xml:space="preserve"> PAGEREF _Toc107922769 \h </w:instrText>
        </w:r>
        <w:r w:rsidR="00EF58EC">
          <w:rPr>
            <w:noProof/>
            <w:webHidden/>
          </w:rPr>
        </w:r>
        <w:r w:rsidR="00EF58EC">
          <w:rPr>
            <w:noProof/>
            <w:webHidden/>
          </w:rPr>
          <w:fldChar w:fldCharType="separate"/>
        </w:r>
        <w:r w:rsidR="00EF58EC">
          <w:rPr>
            <w:noProof/>
            <w:webHidden/>
          </w:rPr>
          <w:t>4</w:t>
        </w:r>
        <w:r w:rsidR="00EF58EC">
          <w:rPr>
            <w:noProof/>
            <w:webHidden/>
          </w:rPr>
          <w:fldChar w:fldCharType="end"/>
        </w:r>
      </w:hyperlink>
    </w:p>
    <w:p w14:paraId="4975911F" w14:textId="0EF92CA7"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70" w:history="1">
        <w:r w:rsidR="00EF58EC" w:rsidRPr="00E001B0">
          <w:rPr>
            <w:rStyle w:val="Hyperlink"/>
            <w:noProof/>
          </w:rPr>
          <w:t>Tabelle 2 - Klasse CarConfigAttribute</w:t>
        </w:r>
        <w:r w:rsidR="00EF58EC">
          <w:rPr>
            <w:noProof/>
            <w:webHidden/>
          </w:rPr>
          <w:tab/>
        </w:r>
        <w:r w:rsidR="00EF58EC">
          <w:rPr>
            <w:noProof/>
            <w:webHidden/>
          </w:rPr>
          <w:fldChar w:fldCharType="begin"/>
        </w:r>
        <w:r w:rsidR="00EF58EC">
          <w:rPr>
            <w:noProof/>
            <w:webHidden/>
          </w:rPr>
          <w:instrText xml:space="preserve"> PAGEREF _Toc107922770 \h </w:instrText>
        </w:r>
        <w:r w:rsidR="00EF58EC">
          <w:rPr>
            <w:noProof/>
            <w:webHidden/>
          </w:rPr>
        </w:r>
        <w:r w:rsidR="00EF58EC">
          <w:rPr>
            <w:noProof/>
            <w:webHidden/>
          </w:rPr>
          <w:fldChar w:fldCharType="separate"/>
        </w:r>
        <w:r w:rsidR="00EF58EC">
          <w:rPr>
            <w:noProof/>
            <w:webHidden/>
          </w:rPr>
          <w:t>7</w:t>
        </w:r>
        <w:r w:rsidR="00EF58EC">
          <w:rPr>
            <w:noProof/>
            <w:webHidden/>
          </w:rPr>
          <w:fldChar w:fldCharType="end"/>
        </w:r>
      </w:hyperlink>
    </w:p>
    <w:p w14:paraId="3E4D395D" w14:textId="4B4DE666"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71" w:history="1">
        <w:r w:rsidR="00EF58EC" w:rsidRPr="00E001B0">
          <w:rPr>
            <w:rStyle w:val="Hyperlink"/>
            <w:noProof/>
          </w:rPr>
          <w:t>Tabelle 3 - Enum Type</w:t>
        </w:r>
        <w:r w:rsidR="00EF58EC">
          <w:rPr>
            <w:noProof/>
            <w:webHidden/>
          </w:rPr>
          <w:tab/>
        </w:r>
        <w:r w:rsidR="00EF58EC">
          <w:rPr>
            <w:noProof/>
            <w:webHidden/>
          </w:rPr>
          <w:fldChar w:fldCharType="begin"/>
        </w:r>
        <w:r w:rsidR="00EF58EC">
          <w:rPr>
            <w:noProof/>
            <w:webHidden/>
          </w:rPr>
          <w:instrText xml:space="preserve"> PAGEREF _Toc107922771 \h </w:instrText>
        </w:r>
        <w:r w:rsidR="00EF58EC">
          <w:rPr>
            <w:noProof/>
            <w:webHidden/>
          </w:rPr>
        </w:r>
        <w:r w:rsidR="00EF58EC">
          <w:rPr>
            <w:noProof/>
            <w:webHidden/>
          </w:rPr>
          <w:fldChar w:fldCharType="separate"/>
        </w:r>
        <w:r w:rsidR="00EF58EC">
          <w:rPr>
            <w:noProof/>
            <w:webHidden/>
          </w:rPr>
          <w:t>7</w:t>
        </w:r>
        <w:r w:rsidR="00EF58EC">
          <w:rPr>
            <w:noProof/>
            <w:webHidden/>
          </w:rPr>
          <w:fldChar w:fldCharType="end"/>
        </w:r>
      </w:hyperlink>
    </w:p>
    <w:p w14:paraId="339E7C3A" w14:textId="1D8CE0A5" w:rsidR="00EF58EC" w:rsidRDefault="00000000">
      <w:pPr>
        <w:pStyle w:val="Abbildungsverzeichnis"/>
        <w:tabs>
          <w:tab w:val="right" w:leader="dot" w:pos="9016"/>
        </w:tabs>
        <w:rPr>
          <w:rFonts w:asciiTheme="minorHAnsi" w:eastAsiaTheme="minorEastAsia" w:hAnsiTheme="minorHAnsi" w:cstheme="minorBidi"/>
          <w:noProof/>
          <w:sz w:val="24"/>
          <w:szCs w:val="24"/>
          <w:lang w:val="de-DE" w:eastAsia="de-DE"/>
        </w:rPr>
      </w:pPr>
      <w:hyperlink w:anchor="_Toc107922772" w:history="1">
        <w:r w:rsidR="00EF58EC" w:rsidRPr="00E001B0">
          <w:rPr>
            <w:rStyle w:val="Hyperlink"/>
            <w:noProof/>
          </w:rPr>
          <w:t>Tabelle 4 - Klasse CarConfig</w:t>
        </w:r>
        <w:r w:rsidR="00EF58EC">
          <w:rPr>
            <w:noProof/>
            <w:webHidden/>
          </w:rPr>
          <w:tab/>
        </w:r>
        <w:r w:rsidR="00EF58EC">
          <w:rPr>
            <w:noProof/>
            <w:webHidden/>
          </w:rPr>
          <w:fldChar w:fldCharType="begin"/>
        </w:r>
        <w:r w:rsidR="00EF58EC">
          <w:rPr>
            <w:noProof/>
            <w:webHidden/>
          </w:rPr>
          <w:instrText xml:space="preserve"> PAGEREF _Toc107922772 \h </w:instrText>
        </w:r>
        <w:r w:rsidR="00EF58EC">
          <w:rPr>
            <w:noProof/>
            <w:webHidden/>
          </w:rPr>
        </w:r>
        <w:r w:rsidR="00EF58EC">
          <w:rPr>
            <w:noProof/>
            <w:webHidden/>
          </w:rPr>
          <w:fldChar w:fldCharType="separate"/>
        </w:r>
        <w:r w:rsidR="00EF58EC">
          <w:rPr>
            <w:noProof/>
            <w:webHidden/>
          </w:rPr>
          <w:t>8</w:t>
        </w:r>
        <w:r w:rsidR="00EF58EC">
          <w:rPr>
            <w:noProof/>
            <w:webHidden/>
          </w:rPr>
          <w:fldChar w:fldCharType="end"/>
        </w:r>
      </w:hyperlink>
    </w:p>
    <w:p w14:paraId="26F200BA" w14:textId="621095EF" w:rsidR="00634DC1" w:rsidRPr="009E55F2" w:rsidRDefault="000849A5" w:rsidP="0013175E">
      <w:pPr>
        <w:spacing w:line="360" w:lineRule="auto"/>
        <w:jc w:val="both"/>
        <w:rPr>
          <w:color w:val="000000" w:themeColor="text1"/>
          <w:sz w:val="24"/>
          <w:szCs w:val="24"/>
          <w:lang w:val="de-DE"/>
        </w:rPr>
      </w:pPr>
      <w:r w:rsidRPr="009E55F2">
        <w:rPr>
          <w:color w:val="000000" w:themeColor="text1"/>
          <w:lang w:val="de-DE"/>
        </w:rPr>
        <w:fldChar w:fldCharType="end"/>
      </w:r>
    </w:p>
    <w:p w14:paraId="2D129EA9" w14:textId="7619A4F1" w:rsidR="00634DC1" w:rsidRPr="0020504C" w:rsidRDefault="002C2E8D" w:rsidP="005104DB">
      <w:pPr>
        <w:pStyle w:val="berschrift2"/>
        <w:spacing w:line="360" w:lineRule="auto"/>
        <w:jc w:val="both"/>
        <w:rPr>
          <w:rFonts w:ascii="VW Text" w:hAnsi="VW Text"/>
          <w:color w:val="000000" w:themeColor="text1"/>
        </w:rPr>
      </w:pPr>
      <w:bookmarkStart w:id="45" w:name="_6.3_Glossar"/>
      <w:bookmarkStart w:id="46" w:name="_5.4_Glossar"/>
      <w:bookmarkStart w:id="47" w:name="_Toc62063764"/>
      <w:bookmarkStart w:id="48" w:name="_Toc107911978"/>
      <w:bookmarkEnd w:id="45"/>
      <w:bookmarkEnd w:id="46"/>
      <w:r w:rsidRPr="0020504C">
        <w:rPr>
          <w:rFonts w:ascii="VW Text" w:hAnsi="VW Text"/>
          <w:color w:val="000000" w:themeColor="text1"/>
        </w:rPr>
        <w:t>5.3</w:t>
      </w:r>
      <w:r w:rsidR="00634DC1" w:rsidRPr="0020504C">
        <w:rPr>
          <w:rFonts w:ascii="VW Text" w:hAnsi="VW Text"/>
          <w:color w:val="000000" w:themeColor="text1"/>
        </w:rPr>
        <w:tab/>
      </w:r>
      <w:bookmarkEnd w:id="47"/>
      <w:proofErr w:type="spellStart"/>
      <w:r w:rsidR="005104DB" w:rsidRPr="0020504C">
        <w:rPr>
          <w:rFonts w:ascii="VW Text" w:hAnsi="VW Text"/>
          <w:color w:val="000000" w:themeColor="text1"/>
        </w:rPr>
        <w:t>Glossar</w:t>
      </w:r>
      <w:bookmarkEnd w:id="48"/>
      <w:proofErr w:type="spellEnd"/>
    </w:p>
    <w:p w14:paraId="0C8A40FB" w14:textId="26BA1A0F" w:rsidR="00BE5850" w:rsidRPr="0020504C" w:rsidRDefault="00BE5850" w:rsidP="00E56647">
      <w:pPr>
        <w:spacing w:line="360" w:lineRule="auto"/>
        <w:ind w:left="4248" w:hanging="4248"/>
        <w:jc w:val="both"/>
        <w:rPr>
          <w:color w:val="000000" w:themeColor="text1"/>
          <w:sz w:val="24"/>
          <w:szCs w:val="24"/>
        </w:rPr>
      </w:pPr>
    </w:p>
    <w:p w14:paraId="4C86770F" w14:textId="52EE0CEC" w:rsidR="009E55F2" w:rsidRPr="009E55F2" w:rsidRDefault="009E55F2" w:rsidP="00E56647">
      <w:pPr>
        <w:spacing w:line="360" w:lineRule="auto"/>
        <w:ind w:left="4248" w:hanging="4248"/>
        <w:jc w:val="both"/>
        <w:rPr>
          <w:color w:val="000000" w:themeColor="text1"/>
          <w:sz w:val="24"/>
          <w:szCs w:val="24"/>
        </w:rPr>
      </w:pPr>
      <w:r w:rsidRPr="009E55F2">
        <w:rPr>
          <w:color w:val="000000" w:themeColor="text1"/>
          <w:sz w:val="24"/>
          <w:szCs w:val="24"/>
        </w:rPr>
        <w:t>API</w:t>
      </w:r>
      <w:r w:rsidRPr="009E55F2">
        <w:rPr>
          <w:color w:val="000000" w:themeColor="text1"/>
          <w:sz w:val="24"/>
          <w:szCs w:val="24"/>
        </w:rPr>
        <w:tab/>
        <w:t>Application Programming Interface</w:t>
      </w:r>
    </w:p>
    <w:p w14:paraId="503FDD7F" w14:textId="77777777" w:rsidR="009E55F2" w:rsidRPr="009E55F2" w:rsidRDefault="009E55F2" w:rsidP="00E56647">
      <w:pPr>
        <w:spacing w:line="360" w:lineRule="auto"/>
        <w:ind w:left="4248" w:hanging="4248"/>
        <w:jc w:val="both"/>
        <w:rPr>
          <w:color w:val="000000" w:themeColor="text1"/>
          <w:sz w:val="24"/>
          <w:szCs w:val="24"/>
        </w:rPr>
      </w:pPr>
    </w:p>
    <w:p w14:paraId="3713D24A" w14:textId="35D841D6" w:rsidR="00AA34A4" w:rsidRPr="009E55F2" w:rsidRDefault="00AA34A4" w:rsidP="00E56647">
      <w:pPr>
        <w:spacing w:line="360" w:lineRule="auto"/>
        <w:ind w:left="4248" w:hanging="4248"/>
        <w:jc w:val="both"/>
        <w:rPr>
          <w:color w:val="000000" w:themeColor="text1"/>
          <w:sz w:val="24"/>
          <w:szCs w:val="24"/>
        </w:rPr>
      </w:pPr>
      <w:r w:rsidRPr="009E55F2">
        <w:rPr>
          <w:color w:val="000000" w:themeColor="text1"/>
          <w:sz w:val="24"/>
          <w:szCs w:val="24"/>
        </w:rPr>
        <w:t>Bug</w:t>
      </w:r>
      <w:r w:rsidRPr="009E55F2">
        <w:rPr>
          <w:color w:val="000000" w:themeColor="text1"/>
          <w:sz w:val="24"/>
          <w:szCs w:val="24"/>
        </w:rPr>
        <w:tab/>
      </w:r>
      <w:proofErr w:type="spellStart"/>
      <w:r w:rsidRPr="009E55F2">
        <w:rPr>
          <w:color w:val="000000" w:themeColor="text1"/>
          <w:sz w:val="24"/>
          <w:szCs w:val="24"/>
        </w:rPr>
        <w:t>Programmfehler</w:t>
      </w:r>
      <w:proofErr w:type="spellEnd"/>
    </w:p>
    <w:p w14:paraId="4B793CD9" w14:textId="77777777" w:rsidR="00E56647" w:rsidRPr="009E55F2" w:rsidRDefault="00E56647" w:rsidP="00E56647">
      <w:pPr>
        <w:spacing w:line="360" w:lineRule="auto"/>
        <w:ind w:left="4248" w:hanging="4248"/>
        <w:jc w:val="both"/>
        <w:rPr>
          <w:color w:val="000000" w:themeColor="text1"/>
          <w:sz w:val="24"/>
          <w:szCs w:val="24"/>
        </w:rPr>
      </w:pPr>
    </w:p>
    <w:p w14:paraId="361EB441" w14:textId="42507B57" w:rsidR="00E97EAA" w:rsidRPr="009E55F2" w:rsidRDefault="00E56647" w:rsidP="00F27875">
      <w:pPr>
        <w:spacing w:line="360" w:lineRule="auto"/>
        <w:ind w:left="4248" w:hanging="4248"/>
        <w:jc w:val="both"/>
        <w:rPr>
          <w:color w:val="000000" w:themeColor="text1"/>
          <w:sz w:val="24"/>
          <w:szCs w:val="24"/>
          <w:lang w:val="de-DE"/>
        </w:rPr>
      </w:pPr>
      <w:r w:rsidRPr="009E55F2">
        <w:rPr>
          <w:color w:val="000000" w:themeColor="text1"/>
          <w:sz w:val="24"/>
          <w:szCs w:val="24"/>
          <w:lang w:val="de-DE"/>
        </w:rPr>
        <w:t>Bug Fixing</w:t>
      </w:r>
      <w:r w:rsidRPr="009E55F2">
        <w:rPr>
          <w:color w:val="000000" w:themeColor="text1"/>
          <w:sz w:val="24"/>
          <w:szCs w:val="24"/>
          <w:lang w:val="de-DE"/>
        </w:rPr>
        <w:tab/>
      </w:r>
      <w:r w:rsidR="00F27875" w:rsidRPr="009E55F2">
        <w:rPr>
          <w:color w:val="000000" w:themeColor="text1"/>
          <w:sz w:val="24"/>
          <w:szCs w:val="24"/>
          <w:lang w:val="de-DE"/>
        </w:rPr>
        <w:t>Beheben</w:t>
      </w:r>
      <w:r w:rsidR="002C2E8D" w:rsidRPr="009E55F2">
        <w:rPr>
          <w:color w:val="000000" w:themeColor="text1"/>
          <w:sz w:val="24"/>
          <w:szCs w:val="24"/>
          <w:lang w:val="de-DE"/>
        </w:rPr>
        <w:t xml:space="preserve"> von Programmfehlern</w:t>
      </w:r>
    </w:p>
    <w:p w14:paraId="28655ABC" w14:textId="77777777" w:rsidR="00BE5850" w:rsidRPr="009E55F2" w:rsidRDefault="00BE5850" w:rsidP="009E55F2">
      <w:pPr>
        <w:spacing w:line="360" w:lineRule="auto"/>
        <w:jc w:val="both"/>
        <w:rPr>
          <w:color w:val="000000" w:themeColor="text1"/>
          <w:sz w:val="24"/>
          <w:szCs w:val="24"/>
          <w:lang w:val="de-DE"/>
        </w:rPr>
      </w:pPr>
    </w:p>
    <w:p w14:paraId="6D4F7909" w14:textId="24988842" w:rsidR="00C91FB0" w:rsidRPr="009E55F2" w:rsidRDefault="007E7587" w:rsidP="008F58DF">
      <w:pPr>
        <w:spacing w:line="360" w:lineRule="auto"/>
        <w:ind w:left="4248" w:hanging="4248"/>
        <w:jc w:val="both"/>
        <w:rPr>
          <w:color w:val="000000" w:themeColor="text1"/>
          <w:sz w:val="24"/>
          <w:szCs w:val="24"/>
          <w:lang w:val="de-DE"/>
        </w:rPr>
      </w:pPr>
      <w:r w:rsidRPr="009E55F2">
        <w:rPr>
          <w:color w:val="000000" w:themeColor="text1"/>
          <w:sz w:val="24"/>
          <w:szCs w:val="24"/>
          <w:lang w:val="de-DE"/>
        </w:rPr>
        <w:t>Java Klassen</w:t>
      </w:r>
      <w:r w:rsidRPr="009E55F2">
        <w:rPr>
          <w:color w:val="000000" w:themeColor="text1"/>
          <w:sz w:val="24"/>
          <w:szCs w:val="24"/>
          <w:lang w:val="de-DE"/>
        </w:rPr>
        <w:tab/>
      </w:r>
      <w:proofErr w:type="gramStart"/>
      <w:r w:rsidR="00B56EE6" w:rsidRPr="009E55F2">
        <w:rPr>
          <w:color w:val="000000" w:themeColor="text1"/>
          <w:sz w:val="24"/>
          <w:szCs w:val="24"/>
          <w:lang w:val="de-DE"/>
        </w:rPr>
        <w:t>Dient</w:t>
      </w:r>
      <w:proofErr w:type="gramEnd"/>
      <w:r w:rsidR="00B56EE6" w:rsidRPr="009E55F2">
        <w:rPr>
          <w:color w:val="000000" w:themeColor="text1"/>
          <w:sz w:val="24"/>
          <w:szCs w:val="24"/>
          <w:lang w:val="de-DE"/>
        </w:rPr>
        <w:t xml:space="preserve"> </w:t>
      </w:r>
      <w:r w:rsidR="00F27875" w:rsidRPr="009E55F2">
        <w:rPr>
          <w:color w:val="000000" w:themeColor="text1"/>
          <w:sz w:val="24"/>
          <w:szCs w:val="24"/>
          <w:lang w:val="de-DE"/>
        </w:rPr>
        <w:t>der Erzeugung von Objekten in Java</w:t>
      </w:r>
    </w:p>
    <w:p w14:paraId="0CC120E4" w14:textId="1B28676E" w:rsidR="00D40D03" w:rsidRPr="009E55F2" w:rsidRDefault="00D40D03" w:rsidP="00E56647">
      <w:pPr>
        <w:spacing w:line="360" w:lineRule="auto"/>
        <w:ind w:left="4248" w:hanging="4248"/>
        <w:jc w:val="both"/>
        <w:rPr>
          <w:color w:val="000000" w:themeColor="text1"/>
          <w:sz w:val="24"/>
          <w:szCs w:val="24"/>
          <w:lang w:val="de-DE"/>
        </w:rPr>
      </w:pPr>
    </w:p>
    <w:p w14:paraId="7814B303" w14:textId="58E7982C" w:rsidR="00D40D03" w:rsidRPr="009E55F2" w:rsidRDefault="00D40D03" w:rsidP="00E56647">
      <w:pPr>
        <w:spacing w:line="360" w:lineRule="auto"/>
        <w:ind w:left="4248" w:hanging="4248"/>
        <w:jc w:val="both"/>
        <w:rPr>
          <w:color w:val="000000" w:themeColor="text1"/>
          <w:sz w:val="24"/>
          <w:szCs w:val="24"/>
          <w:lang w:val="de-DE"/>
        </w:rPr>
      </w:pPr>
      <w:r w:rsidRPr="009E55F2">
        <w:rPr>
          <w:color w:val="000000" w:themeColor="text1"/>
          <w:sz w:val="24"/>
          <w:szCs w:val="24"/>
          <w:lang w:val="de-DE"/>
        </w:rPr>
        <w:t>MVC Pattern</w:t>
      </w:r>
      <w:r w:rsidRPr="009E55F2">
        <w:rPr>
          <w:color w:val="000000" w:themeColor="text1"/>
          <w:sz w:val="24"/>
          <w:szCs w:val="24"/>
          <w:lang w:val="de-DE"/>
        </w:rPr>
        <w:tab/>
        <w:t>Model-View-Controller Pattern.</w:t>
      </w:r>
    </w:p>
    <w:p w14:paraId="295EF788" w14:textId="543D9CC8" w:rsidR="00E56647" w:rsidRPr="009E55F2" w:rsidRDefault="00E56647" w:rsidP="00E56647">
      <w:pPr>
        <w:spacing w:line="360" w:lineRule="auto"/>
        <w:ind w:left="4248" w:hanging="4248"/>
        <w:jc w:val="both"/>
        <w:rPr>
          <w:color w:val="000000" w:themeColor="text1"/>
          <w:sz w:val="24"/>
          <w:szCs w:val="24"/>
          <w:lang w:val="de-DE"/>
        </w:rPr>
      </w:pPr>
    </w:p>
    <w:p w14:paraId="568B40CE" w14:textId="11729B4B" w:rsidR="00071FD1" w:rsidRPr="009E55F2" w:rsidRDefault="00BE5850" w:rsidP="009E55F2">
      <w:pPr>
        <w:spacing w:line="360" w:lineRule="auto"/>
        <w:ind w:left="4248" w:hanging="4248"/>
        <w:jc w:val="both"/>
        <w:rPr>
          <w:color w:val="000000" w:themeColor="text1"/>
          <w:sz w:val="24"/>
          <w:szCs w:val="24"/>
          <w:lang w:val="de-DE"/>
        </w:rPr>
      </w:pPr>
      <w:proofErr w:type="spellStart"/>
      <w:r w:rsidRPr="009E55F2">
        <w:rPr>
          <w:color w:val="000000" w:themeColor="text1"/>
          <w:sz w:val="24"/>
          <w:szCs w:val="24"/>
          <w:lang w:val="de-DE"/>
        </w:rPr>
        <w:t>Pairp</w:t>
      </w:r>
      <w:r w:rsidR="00E56647" w:rsidRPr="009E55F2">
        <w:rPr>
          <w:color w:val="000000" w:themeColor="text1"/>
          <w:sz w:val="24"/>
          <w:szCs w:val="24"/>
          <w:lang w:val="de-DE"/>
        </w:rPr>
        <w:t>rogramming</w:t>
      </w:r>
      <w:proofErr w:type="spellEnd"/>
      <w:r w:rsidR="00E56647" w:rsidRPr="009E55F2">
        <w:rPr>
          <w:color w:val="000000" w:themeColor="text1"/>
          <w:sz w:val="24"/>
          <w:szCs w:val="24"/>
          <w:lang w:val="de-DE"/>
        </w:rPr>
        <w:tab/>
        <w:t xml:space="preserve">Zwei Entwickler </w:t>
      </w:r>
      <w:r w:rsidR="00F27875" w:rsidRPr="009E55F2">
        <w:rPr>
          <w:color w:val="000000" w:themeColor="text1"/>
          <w:sz w:val="24"/>
          <w:szCs w:val="24"/>
          <w:lang w:val="de-DE"/>
        </w:rPr>
        <w:t xml:space="preserve">programmieren im </w:t>
      </w:r>
      <w:r w:rsidR="00E56647" w:rsidRPr="009E55F2">
        <w:rPr>
          <w:color w:val="000000" w:themeColor="text1"/>
          <w:sz w:val="24"/>
          <w:szCs w:val="24"/>
          <w:lang w:val="de-DE"/>
        </w:rPr>
        <w:t>Vier-Augen-Prinzip.</w:t>
      </w:r>
    </w:p>
    <w:p w14:paraId="3343C7F3" w14:textId="77777777" w:rsidR="0032569B" w:rsidRPr="009E55F2" w:rsidRDefault="0032569B" w:rsidP="00E56647">
      <w:pPr>
        <w:spacing w:line="360" w:lineRule="auto"/>
        <w:ind w:left="4248" w:hanging="4248"/>
        <w:jc w:val="both"/>
        <w:rPr>
          <w:color w:val="000000" w:themeColor="text1"/>
          <w:sz w:val="24"/>
          <w:szCs w:val="24"/>
          <w:lang w:val="de-DE"/>
        </w:rPr>
      </w:pPr>
    </w:p>
    <w:p w14:paraId="3E47CCF5" w14:textId="3248F09F" w:rsidR="00071FD1" w:rsidRPr="009E55F2" w:rsidRDefault="00F27875" w:rsidP="00E56647">
      <w:pPr>
        <w:spacing w:line="360" w:lineRule="auto"/>
        <w:ind w:left="4248" w:hanging="4248"/>
        <w:jc w:val="both"/>
        <w:rPr>
          <w:color w:val="000000" w:themeColor="text1"/>
          <w:sz w:val="24"/>
          <w:szCs w:val="24"/>
          <w:lang w:val="de-DE"/>
        </w:rPr>
      </w:pPr>
      <w:proofErr w:type="spellStart"/>
      <w:r w:rsidRPr="009E55F2">
        <w:rPr>
          <w:color w:val="000000" w:themeColor="text1"/>
          <w:sz w:val="24"/>
          <w:szCs w:val="24"/>
          <w:lang w:val="de-DE"/>
        </w:rPr>
        <w:t>Git</w:t>
      </w:r>
      <w:proofErr w:type="spellEnd"/>
      <w:r w:rsidRPr="009E55F2">
        <w:rPr>
          <w:color w:val="000000" w:themeColor="text1"/>
          <w:sz w:val="24"/>
          <w:szCs w:val="24"/>
          <w:lang w:val="de-DE"/>
        </w:rPr>
        <w:t xml:space="preserve">- </w:t>
      </w:r>
      <w:r w:rsidR="00071FD1" w:rsidRPr="009E55F2">
        <w:rPr>
          <w:color w:val="000000" w:themeColor="text1"/>
          <w:sz w:val="24"/>
          <w:szCs w:val="24"/>
          <w:lang w:val="de-DE"/>
        </w:rPr>
        <w:t>Repository</w:t>
      </w:r>
      <w:r w:rsidR="00071FD1" w:rsidRPr="009E55F2">
        <w:rPr>
          <w:color w:val="000000" w:themeColor="text1"/>
          <w:sz w:val="24"/>
          <w:szCs w:val="24"/>
          <w:lang w:val="de-DE"/>
        </w:rPr>
        <w:tab/>
      </w:r>
      <w:r w:rsidR="005B7975" w:rsidRPr="009E55F2">
        <w:rPr>
          <w:color w:val="000000" w:themeColor="text1"/>
          <w:sz w:val="24"/>
          <w:szCs w:val="24"/>
          <w:lang w:val="de-DE"/>
        </w:rPr>
        <w:t xml:space="preserve">Projektarchiv in </w:t>
      </w:r>
      <w:r w:rsidRPr="009E55F2">
        <w:rPr>
          <w:color w:val="000000" w:themeColor="text1"/>
          <w:sz w:val="24"/>
          <w:szCs w:val="24"/>
          <w:lang w:val="de-DE"/>
        </w:rPr>
        <w:t>der Versionsverwaltungs</w:t>
      </w:r>
      <w:r w:rsidR="00B56EE6" w:rsidRPr="009E55F2">
        <w:rPr>
          <w:color w:val="000000" w:themeColor="text1"/>
          <w:sz w:val="24"/>
          <w:szCs w:val="24"/>
          <w:lang w:val="de-DE"/>
        </w:rPr>
        <w:t>-</w:t>
      </w:r>
      <w:r w:rsidRPr="009E55F2">
        <w:rPr>
          <w:color w:val="000000" w:themeColor="text1"/>
          <w:sz w:val="24"/>
          <w:szCs w:val="24"/>
          <w:lang w:val="de-DE"/>
        </w:rPr>
        <w:t>software GIT</w:t>
      </w:r>
    </w:p>
    <w:p w14:paraId="457E3A53" w14:textId="4B830F54" w:rsidR="003730EC" w:rsidRPr="009E55F2" w:rsidRDefault="003730EC" w:rsidP="00BE5850">
      <w:pPr>
        <w:spacing w:line="360" w:lineRule="auto"/>
        <w:jc w:val="both"/>
        <w:rPr>
          <w:color w:val="000000" w:themeColor="text1"/>
          <w:sz w:val="24"/>
          <w:szCs w:val="24"/>
          <w:lang w:val="de-DE"/>
        </w:rPr>
      </w:pPr>
    </w:p>
    <w:p w14:paraId="7DEFE872" w14:textId="74BC52C0" w:rsidR="00F44AF5" w:rsidRPr="009E55F2" w:rsidRDefault="00F44AF5" w:rsidP="00BE5850">
      <w:pPr>
        <w:spacing w:line="360" w:lineRule="auto"/>
        <w:jc w:val="both"/>
        <w:rPr>
          <w:color w:val="000000" w:themeColor="text1"/>
          <w:sz w:val="24"/>
          <w:szCs w:val="24"/>
          <w:lang w:val="de-DE"/>
        </w:rPr>
      </w:pPr>
      <w:proofErr w:type="spellStart"/>
      <w:r w:rsidRPr="009E55F2">
        <w:rPr>
          <w:color w:val="000000" w:themeColor="text1"/>
          <w:sz w:val="24"/>
          <w:szCs w:val="24"/>
          <w:lang w:val="de-DE"/>
        </w:rPr>
        <w:lastRenderedPageBreak/>
        <w:t>React</w:t>
      </w:r>
      <w:proofErr w:type="spellEnd"/>
      <w:r w:rsidR="0032569B" w:rsidRPr="009E55F2">
        <w:rPr>
          <w:color w:val="000000" w:themeColor="text1"/>
          <w:sz w:val="24"/>
          <w:szCs w:val="24"/>
          <w:lang w:val="de-DE"/>
        </w:rPr>
        <w:tab/>
      </w:r>
      <w:r w:rsidR="0032569B" w:rsidRPr="009E55F2">
        <w:rPr>
          <w:color w:val="000000" w:themeColor="text1"/>
          <w:sz w:val="24"/>
          <w:szCs w:val="24"/>
          <w:lang w:val="de-DE"/>
        </w:rPr>
        <w:tab/>
      </w:r>
      <w:r w:rsidR="0032569B" w:rsidRPr="009E55F2">
        <w:rPr>
          <w:color w:val="000000" w:themeColor="text1"/>
          <w:sz w:val="24"/>
          <w:szCs w:val="24"/>
          <w:lang w:val="de-DE"/>
        </w:rPr>
        <w:tab/>
      </w:r>
      <w:r w:rsidR="0032569B" w:rsidRPr="009E55F2">
        <w:rPr>
          <w:color w:val="000000" w:themeColor="text1"/>
          <w:sz w:val="24"/>
          <w:szCs w:val="24"/>
          <w:lang w:val="de-DE"/>
        </w:rPr>
        <w:tab/>
      </w:r>
      <w:r w:rsidR="0032569B" w:rsidRPr="009E55F2">
        <w:rPr>
          <w:color w:val="000000" w:themeColor="text1"/>
          <w:sz w:val="24"/>
          <w:szCs w:val="24"/>
          <w:lang w:val="de-DE"/>
        </w:rPr>
        <w:tab/>
      </w:r>
      <w:r w:rsidR="0032569B" w:rsidRPr="009E55F2">
        <w:rPr>
          <w:color w:val="000000" w:themeColor="text1"/>
          <w:sz w:val="24"/>
          <w:szCs w:val="24"/>
          <w:lang w:val="de-DE"/>
        </w:rPr>
        <w:tab/>
        <w:t>JavaScript-Softwarebibliothek</w:t>
      </w:r>
    </w:p>
    <w:p w14:paraId="04A15F0B" w14:textId="77777777" w:rsidR="00F44AF5" w:rsidRPr="009E55F2" w:rsidRDefault="00F44AF5" w:rsidP="00BE5850">
      <w:pPr>
        <w:spacing w:line="360" w:lineRule="auto"/>
        <w:jc w:val="both"/>
        <w:rPr>
          <w:color w:val="000000" w:themeColor="text1"/>
          <w:sz w:val="24"/>
          <w:szCs w:val="24"/>
          <w:lang w:val="de-DE"/>
        </w:rPr>
      </w:pPr>
    </w:p>
    <w:p w14:paraId="604594EC" w14:textId="4466CDDB" w:rsidR="00BE5850" w:rsidRPr="009E55F2" w:rsidRDefault="00BE5850" w:rsidP="00BE5850">
      <w:pPr>
        <w:spacing w:line="360" w:lineRule="auto"/>
        <w:ind w:left="1416" w:hanging="1416"/>
        <w:jc w:val="both"/>
        <w:rPr>
          <w:color w:val="000000" w:themeColor="text1"/>
          <w:sz w:val="24"/>
          <w:szCs w:val="24"/>
          <w:lang w:val="de-DE"/>
        </w:rPr>
      </w:pPr>
      <w:r w:rsidRPr="009E55F2">
        <w:rPr>
          <w:color w:val="000000" w:themeColor="text1"/>
          <w:sz w:val="24"/>
          <w:szCs w:val="24"/>
          <w:lang w:val="de-DE"/>
        </w:rPr>
        <w:t>Retrospektive</w:t>
      </w:r>
      <w:r w:rsidRPr="009E55F2">
        <w:rPr>
          <w:color w:val="000000" w:themeColor="text1"/>
          <w:sz w:val="24"/>
          <w:szCs w:val="24"/>
          <w:lang w:val="de-DE"/>
        </w:rPr>
        <w:tab/>
      </w:r>
      <w:r w:rsidRPr="009E55F2">
        <w:rPr>
          <w:color w:val="000000" w:themeColor="text1"/>
          <w:sz w:val="24"/>
          <w:szCs w:val="24"/>
          <w:lang w:val="de-DE"/>
        </w:rPr>
        <w:tab/>
      </w:r>
      <w:r w:rsidRPr="009E55F2">
        <w:rPr>
          <w:color w:val="000000" w:themeColor="text1"/>
          <w:sz w:val="24"/>
          <w:szCs w:val="24"/>
          <w:lang w:val="de-DE"/>
        </w:rPr>
        <w:tab/>
      </w:r>
      <w:r w:rsidRPr="009E55F2">
        <w:rPr>
          <w:color w:val="000000" w:themeColor="text1"/>
          <w:sz w:val="24"/>
          <w:szCs w:val="24"/>
          <w:lang w:val="de-DE"/>
        </w:rPr>
        <w:tab/>
        <w:t xml:space="preserve">Bezeichnung aus der </w:t>
      </w:r>
      <w:proofErr w:type="spellStart"/>
      <w:r w:rsidRPr="009E55F2">
        <w:rPr>
          <w:color w:val="000000" w:themeColor="text1"/>
          <w:sz w:val="24"/>
          <w:szCs w:val="24"/>
          <w:lang w:val="de-DE"/>
        </w:rPr>
        <w:t>Scrum</w:t>
      </w:r>
      <w:proofErr w:type="spellEnd"/>
      <w:r w:rsidRPr="009E55F2">
        <w:rPr>
          <w:color w:val="000000" w:themeColor="text1"/>
          <w:sz w:val="24"/>
          <w:szCs w:val="24"/>
          <w:lang w:val="de-DE"/>
        </w:rPr>
        <w:t xml:space="preserve"> </w:t>
      </w:r>
      <w:proofErr w:type="gramStart"/>
      <w:r w:rsidRPr="009E55F2">
        <w:rPr>
          <w:color w:val="000000" w:themeColor="text1"/>
          <w:sz w:val="24"/>
          <w:szCs w:val="24"/>
          <w:lang w:val="de-DE"/>
        </w:rPr>
        <w:t>Vorgehensweise</w:t>
      </w:r>
      <w:proofErr w:type="gramEnd"/>
      <w:r w:rsidRPr="009E55F2">
        <w:rPr>
          <w:color w:val="000000" w:themeColor="text1"/>
          <w:sz w:val="24"/>
          <w:szCs w:val="24"/>
          <w:lang w:val="de-DE"/>
        </w:rPr>
        <w:tab/>
      </w:r>
      <w:r w:rsidRPr="009E55F2">
        <w:rPr>
          <w:color w:val="000000" w:themeColor="text1"/>
          <w:sz w:val="24"/>
          <w:szCs w:val="24"/>
          <w:lang w:val="de-DE"/>
        </w:rPr>
        <w:tab/>
      </w:r>
      <w:r w:rsidRPr="009E55F2">
        <w:rPr>
          <w:color w:val="000000" w:themeColor="text1"/>
          <w:sz w:val="24"/>
          <w:szCs w:val="24"/>
          <w:lang w:val="de-DE"/>
        </w:rPr>
        <w:tab/>
      </w:r>
      <w:r w:rsidRPr="009E55F2">
        <w:rPr>
          <w:color w:val="000000" w:themeColor="text1"/>
          <w:sz w:val="24"/>
          <w:szCs w:val="24"/>
          <w:lang w:val="de-DE"/>
        </w:rPr>
        <w:tab/>
        <w:t>um die bisherige Arbeitsweise</w:t>
      </w:r>
      <w:r w:rsidR="003F3058" w:rsidRPr="009E55F2">
        <w:rPr>
          <w:color w:val="000000" w:themeColor="text1"/>
          <w:sz w:val="24"/>
          <w:szCs w:val="24"/>
          <w:lang w:val="de-DE"/>
        </w:rPr>
        <w:t xml:space="preserve"> zu reflektieren </w:t>
      </w:r>
      <w:r w:rsidR="003F3058" w:rsidRPr="009E55F2">
        <w:rPr>
          <w:color w:val="000000" w:themeColor="text1"/>
          <w:sz w:val="24"/>
          <w:szCs w:val="24"/>
          <w:lang w:val="de-DE"/>
        </w:rPr>
        <w:tab/>
      </w:r>
      <w:r w:rsidR="003F3058" w:rsidRPr="009E55F2">
        <w:rPr>
          <w:color w:val="000000" w:themeColor="text1"/>
          <w:sz w:val="24"/>
          <w:szCs w:val="24"/>
          <w:lang w:val="de-DE"/>
        </w:rPr>
        <w:tab/>
      </w:r>
      <w:r w:rsidR="003F3058" w:rsidRPr="009E55F2">
        <w:rPr>
          <w:color w:val="000000" w:themeColor="text1"/>
          <w:sz w:val="24"/>
          <w:szCs w:val="24"/>
          <w:lang w:val="de-DE"/>
        </w:rPr>
        <w:tab/>
      </w:r>
      <w:r w:rsidR="003F3058" w:rsidRPr="009E55F2">
        <w:rPr>
          <w:color w:val="000000" w:themeColor="text1"/>
          <w:sz w:val="24"/>
          <w:szCs w:val="24"/>
          <w:lang w:val="de-DE"/>
        </w:rPr>
        <w:tab/>
        <w:t>und zukünf</w:t>
      </w:r>
      <w:r w:rsidRPr="009E55F2">
        <w:rPr>
          <w:color w:val="000000" w:themeColor="text1"/>
          <w:sz w:val="24"/>
          <w:szCs w:val="24"/>
          <w:lang w:val="de-DE"/>
        </w:rPr>
        <w:t>t</w:t>
      </w:r>
      <w:r w:rsidR="003F3058" w:rsidRPr="009E55F2">
        <w:rPr>
          <w:color w:val="000000" w:themeColor="text1"/>
          <w:sz w:val="24"/>
          <w:szCs w:val="24"/>
          <w:lang w:val="de-DE"/>
        </w:rPr>
        <w:t>i</w:t>
      </w:r>
      <w:r w:rsidRPr="009E55F2">
        <w:rPr>
          <w:color w:val="000000" w:themeColor="text1"/>
          <w:sz w:val="24"/>
          <w:szCs w:val="24"/>
          <w:lang w:val="de-DE"/>
        </w:rPr>
        <w:t>g zu optimieren</w:t>
      </w:r>
    </w:p>
    <w:p w14:paraId="417FF605" w14:textId="77777777" w:rsidR="00071FD1" w:rsidRPr="009E55F2" w:rsidRDefault="00071FD1" w:rsidP="00E56647">
      <w:pPr>
        <w:spacing w:line="360" w:lineRule="auto"/>
        <w:ind w:left="4248" w:hanging="4248"/>
        <w:jc w:val="both"/>
        <w:rPr>
          <w:color w:val="000000" w:themeColor="text1"/>
          <w:sz w:val="24"/>
          <w:szCs w:val="24"/>
          <w:lang w:val="de-DE"/>
        </w:rPr>
      </w:pPr>
    </w:p>
    <w:p w14:paraId="7C840A43" w14:textId="4AD29626" w:rsidR="00634DC1" w:rsidRPr="009E55F2" w:rsidRDefault="005104DB" w:rsidP="00B56EE6">
      <w:pPr>
        <w:spacing w:line="360" w:lineRule="auto"/>
        <w:ind w:left="4248" w:hanging="4248"/>
        <w:jc w:val="both"/>
        <w:rPr>
          <w:color w:val="000000" w:themeColor="text1"/>
          <w:sz w:val="24"/>
          <w:szCs w:val="24"/>
          <w:lang w:val="de-DE"/>
        </w:rPr>
      </w:pPr>
      <w:proofErr w:type="spellStart"/>
      <w:r w:rsidRPr="009E55F2">
        <w:rPr>
          <w:color w:val="000000" w:themeColor="text1"/>
          <w:sz w:val="24"/>
          <w:szCs w:val="24"/>
          <w:lang w:val="de-DE"/>
        </w:rPr>
        <w:t>S</w:t>
      </w:r>
      <w:bookmarkStart w:id="49" w:name="Scrum"/>
      <w:bookmarkEnd w:id="49"/>
      <w:r w:rsidRPr="009E55F2">
        <w:rPr>
          <w:color w:val="000000" w:themeColor="text1"/>
          <w:sz w:val="24"/>
          <w:szCs w:val="24"/>
          <w:lang w:val="de-DE"/>
        </w:rPr>
        <w:t>crum</w:t>
      </w:r>
      <w:proofErr w:type="spellEnd"/>
      <w:r w:rsidRPr="009E55F2">
        <w:rPr>
          <w:color w:val="000000" w:themeColor="text1"/>
          <w:sz w:val="24"/>
          <w:szCs w:val="24"/>
          <w:lang w:val="de-DE"/>
        </w:rPr>
        <w:tab/>
      </w:r>
      <w:r w:rsidR="00B56EE6" w:rsidRPr="009E55F2">
        <w:rPr>
          <w:color w:val="000000" w:themeColor="text1"/>
          <w:sz w:val="24"/>
          <w:szCs w:val="24"/>
          <w:lang w:val="de-DE"/>
        </w:rPr>
        <w:t>Framework für das Projektmanagement nach agilen Prinzipien</w:t>
      </w:r>
    </w:p>
    <w:p w14:paraId="0BD70EBE" w14:textId="545D47D1" w:rsidR="00691672" w:rsidRPr="009E55F2" w:rsidRDefault="00691672" w:rsidP="00B56EE6">
      <w:pPr>
        <w:spacing w:line="360" w:lineRule="auto"/>
        <w:ind w:left="4248" w:hanging="4248"/>
        <w:jc w:val="both"/>
        <w:rPr>
          <w:color w:val="000000" w:themeColor="text1"/>
          <w:sz w:val="24"/>
          <w:szCs w:val="24"/>
          <w:lang w:val="de-DE"/>
        </w:rPr>
      </w:pPr>
    </w:p>
    <w:p w14:paraId="199910FE" w14:textId="4DF7488D" w:rsidR="00691672" w:rsidRPr="009E55F2" w:rsidRDefault="00691672" w:rsidP="00B56EE6">
      <w:pPr>
        <w:spacing w:line="360" w:lineRule="auto"/>
        <w:ind w:left="4248" w:hanging="4248"/>
        <w:jc w:val="both"/>
        <w:rPr>
          <w:color w:val="000000" w:themeColor="text1"/>
          <w:sz w:val="24"/>
          <w:szCs w:val="24"/>
          <w:lang w:val="de-DE"/>
        </w:rPr>
      </w:pPr>
      <w:r w:rsidRPr="009E55F2">
        <w:rPr>
          <w:color w:val="000000" w:themeColor="text1"/>
          <w:sz w:val="24"/>
          <w:szCs w:val="24"/>
          <w:lang w:val="de-DE"/>
        </w:rPr>
        <w:t xml:space="preserve">Spring </w:t>
      </w:r>
      <w:proofErr w:type="spellStart"/>
      <w:r w:rsidRPr="009E55F2">
        <w:rPr>
          <w:color w:val="000000" w:themeColor="text1"/>
          <w:sz w:val="24"/>
          <w:szCs w:val="24"/>
          <w:lang w:val="de-DE"/>
        </w:rPr>
        <w:t>Initializr</w:t>
      </w:r>
      <w:proofErr w:type="spellEnd"/>
      <w:r w:rsidRPr="009E55F2">
        <w:rPr>
          <w:color w:val="000000" w:themeColor="text1"/>
          <w:sz w:val="24"/>
          <w:szCs w:val="24"/>
          <w:lang w:val="de-DE"/>
        </w:rPr>
        <w:tab/>
        <w:t>Tool zum Erstellen von Spring Boot Applikationen</w:t>
      </w:r>
    </w:p>
    <w:p w14:paraId="119BC870" w14:textId="2AFFD51D" w:rsidR="00BE5850" w:rsidRPr="009E55F2" w:rsidRDefault="00BE5850" w:rsidP="00E56647">
      <w:pPr>
        <w:spacing w:line="360" w:lineRule="auto"/>
        <w:ind w:left="4248" w:hanging="4248"/>
        <w:jc w:val="both"/>
        <w:rPr>
          <w:color w:val="000000" w:themeColor="text1"/>
          <w:sz w:val="24"/>
          <w:szCs w:val="24"/>
          <w:lang w:val="de-DE"/>
        </w:rPr>
      </w:pPr>
    </w:p>
    <w:p w14:paraId="339F8297" w14:textId="73D6F99D" w:rsidR="00BE5850" w:rsidRPr="009E55F2" w:rsidRDefault="00BE5850" w:rsidP="008F58DF">
      <w:pPr>
        <w:spacing w:line="360" w:lineRule="auto"/>
        <w:ind w:left="4248" w:hanging="4248"/>
        <w:jc w:val="both"/>
        <w:rPr>
          <w:color w:val="000000" w:themeColor="text1"/>
          <w:sz w:val="24"/>
          <w:szCs w:val="24"/>
          <w:lang w:val="de-DE"/>
        </w:rPr>
      </w:pPr>
      <w:proofErr w:type="spellStart"/>
      <w:r w:rsidRPr="009E55F2">
        <w:rPr>
          <w:color w:val="000000" w:themeColor="text1"/>
          <w:sz w:val="24"/>
          <w:szCs w:val="24"/>
          <w:lang w:val="de-DE"/>
        </w:rPr>
        <w:t>Standup</w:t>
      </w:r>
      <w:proofErr w:type="spellEnd"/>
      <w:r w:rsidRPr="009E55F2">
        <w:rPr>
          <w:color w:val="000000" w:themeColor="text1"/>
          <w:sz w:val="24"/>
          <w:szCs w:val="24"/>
          <w:lang w:val="de-DE"/>
        </w:rPr>
        <w:tab/>
      </w:r>
      <w:r w:rsidR="008F58DF" w:rsidRPr="009E55F2">
        <w:rPr>
          <w:color w:val="000000" w:themeColor="text1"/>
          <w:sz w:val="24"/>
          <w:szCs w:val="24"/>
          <w:lang w:val="de-DE"/>
        </w:rPr>
        <w:t xml:space="preserve">Kurzes </w:t>
      </w:r>
      <w:r w:rsidRPr="009E55F2">
        <w:rPr>
          <w:color w:val="000000" w:themeColor="text1"/>
          <w:sz w:val="24"/>
          <w:szCs w:val="24"/>
          <w:lang w:val="de-DE"/>
        </w:rPr>
        <w:t xml:space="preserve">Zusammenfinden des </w:t>
      </w:r>
      <w:proofErr w:type="gramStart"/>
      <w:r w:rsidRPr="009E55F2">
        <w:rPr>
          <w:color w:val="000000" w:themeColor="text1"/>
          <w:sz w:val="24"/>
          <w:szCs w:val="24"/>
          <w:lang w:val="de-DE"/>
        </w:rPr>
        <w:t>Projektteams</w:t>
      </w:r>
      <w:proofErr w:type="gramEnd"/>
      <w:r w:rsidRPr="009E55F2">
        <w:rPr>
          <w:color w:val="000000" w:themeColor="text1"/>
          <w:sz w:val="24"/>
          <w:szCs w:val="24"/>
          <w:lang w:val="de-DE"/>
        </w:rPr>
        <w:t xml:space="preserve"> um Tagesziele zu definieren. </w:t>
      </w:r>
    </w:p>
    <w:p w14:paraId="042ED6B2" w14:textId="45C5BD20" w:rsidR="00080974" w:rsidRPr="009E55F2" w:rsidRDefault="00080974" w:rsidP="00E56647">
      <w:pPr>
        <w:spacing w:line="360" w:lineRule="auto"/>
        <w:ind w:left="4248" w:hanging="4248"/>
        <w:jc w:val="both"/>
        <w:rPr>
          <w:color w:val="000000" w:themeColor="text1"/>
          <w:sz w:val="24"/>
          <w:szCs w:val="24"/>
          <w:lang w:val="de-DE"/>
        </w:rPr>
      </w:pPr>
    </w:p>
    <w:p w14:paraId="4DF53C1B" w14:textId="5AF153E7" w:rsidR="00BE5850" w:rsidRPr="009E55F2" w:rsidRDefault="00BE5850" w:rsidP="00E56647">
      <w:pPr>
        <w:spacing w:line="360" w:lineRule="auto"/>
        <w:ind w:left="4248" w:hanging="4248"/>
        <w:jc w:val="both"/>
        <w:rPr>
          <w:color w:val="000000" w:themeColor="text1"/>
          <w:sz w:val="24"/>
          <w:szCs w:val="24"/>
          <w:lang w:val="de-DE"/>
        </w:rPr>
      </w:pPr>
      <w:proofErr w:type="spellStart"/>
      <w:r w:rsidRPr="009E55F2">
        <w:rPr>
          <w:color w:val="000000" w:themeColor="text1"/>
          <w:sz w:val="24"/>
          <w:szCs w:val="24"/>
          <w:lang w:val="de-DE"/>
        </w:rPr>
        <w:t>Trello</w:t>
      </w:r>
      <w:proofErr w:type="spellEnd"/>
      <w:r w:rsidRPr="009E55F2">
        <w:rPr>
          <w:color w:val="000000" w:themeColor="text1"/>
          <w:sz w:val="24"/>
          <w:szCs w:val="24"/>
          <w:lang w:val="de-DE"/>
        </w:rPr>
        <w:t>- Board</w:t>
      </w:r>
      <w:r w:rsidRPr="009E55F2">
        <w:rPr>
          <w:color w:val="000000" w:themeColor="text1"/>
          <w:sz w:val="24"/>
          <w:szCs w:val="24"/>
          <w:lang w:val="de-DE"/>
        </w:rPr>
        <w:tab/>
        <w:t>Online Kanban Board</w:t>
      </w:r>
    </w:p>
    <w:p w14:paraId="772C9995" w14:textId="0DCD770D" w:rsidR="00F27875" w:rsidRPr="00142137" w:rsidRDefault="00F27875" w:rsidP="00E56647">
      <w:pPr>
        <w:spacing w:line="360" w:lineRule="auto"/>
        <w:ind w:left="4248" w:hanging="4248"/>
        <w:jc w:val="both"/>
        <w:rPr>
          <w:color w:val="FFD966" w:themeColor="accent4" w:themeTint="99"/>
          <w:sz w:val="24"/>
          <w:szCs w:val="24"/>
          <w:lang w:val="de-DE"/>
        </w:rPr>
      </w:pPr>
    </w:p>
    <w:p w14:paraId="7497BD8B" w14:textId="51424BA9" w:rsidR="00EF58EC" w:rsidRPr="00EF58EC" w:rsidRDefault="00142137" w:rsidP="00EF58EC">
      <w:pPr>
        <w:pStyle w:val="berschrift1"/>
        <w:spacing w:line="360" w:lineRule="auto"/>
        <w:jc w:val="both"/>
        <w:rPr>
          <w:rFonts w:ascii="VW Text" w:hAnsi="VW Text"/>
          <w:color w:val="000000" w:themeColor="text1"/>
          <w:lang w:val="de-DE"/>
        </w:rPr>
      </w:pPr>
      <w:bookmarkStart w:id="50" w:name="_Toc107911979"/>
      <w:r w:rsidRPr="00F73CE2">
        <w:rPr>
          <w:color w:val="000000" w:themeColor="text1"/>
          <w:lang w:val="de-DE"/>
        </w:rPr>
        <w:t>6</w:t>
      </w:r>
      <w:r w:rsidRPr="00EF58EC">
        <w:rPr>
          <w:rFonts w:ascii="VW Text" w:hAnsi="VW Text"/>
          <w:color w:val="000000" w:themeColor="text1"/>
          <w:lang w:val="de-DE"/>
        </w:rPr>
        <w:t>.</w:t>
      </w:r>
      <w:r w:rsidRPr="00EF58EC">
        <w:rPr>
          <w:rFonts w:ascii="VW Text" w:hAnsi="VW Text"/>
          <w:color w:val="000000" w:themeColor="text1"/>
          <w:lang w:val="de-DE"/>
        </w:rPr>
        <w:tab/>
        <w:t>Anhang</w:t>
      </w:r>
      <w:bookmarkEnd w:id="50"/>
    </w:p>
    <w:p w14:paraId="30872BDD" w14:textId="2C2C7554" w:rsidR="00142137" w:rsidRPr="00EF58EC" w:rsidRDefault="00142137" w:rsidP="00EF58EC">
      <w:pPr>
        <w:pStyle w:val="berschrift2"/>
        <w:spacing w:line="360" w:lineRule="auto"/>
        <w:jc w:val="both"/>
        <w:rPr>
          <w:rFonts w:ascii="VW Text" w:hAnsi="VW Text"/>
          <w:color w:val="000000" w:themeColor="text1"/>
          <w:lang w:val="de-DE"/>
        </w:rPr>
      </w:pPr>
      <w:bookmarkStart w:id="51" w:name="_Toc107911980"/>
      <w:r w:rsidRPr="00EF58EC">
        <w:rPr>
          <w:rFonts w:ascii="VW Text" w:hAnsi="VW Text"/>
          <w:color w:val="000000" w:themeColor="text1"/>
          <w:lang w:val="de-DE"/>
        </w:rPr>
        <w:t>6.1</w:t>
      </w:r>
      <w:r w:rsidR="006A6790" w:rsidRPr="00EF58EC">
        <w:rPr>
          <w:rFonts w:ascii="VW Text" w:hAnsi="VW Text"/>
          <w:color w:val="000000" w:themeColor="text1"/>
          <w:lang w:val="de-DE"/>
        </w:rPr>
        <w:tab/>
      </w:r>
      <w:proofErr w:type="spellStart"/>
      <w:r w:rsidR="006A6790" w:rsidRPr="00EF58EC">
        <w:rPr>
          <w:rFonts w:ascii="VW Text" w:hAnsi="VW Text"/>
          <w:color w:val="000000" w:themeColor="text1"/>
          <w:lang w:val="de-DE"/>
        </w:rPr>
        <w:t>Userstories</w:t>
      </w:r>
      <w:proofErr w:type="spellEnd"/>
      <w:r w:rsidR="006A6790" w:rsidRPr="00EF58EC">
        <w:rPr>
          <w:rFonts w:ascii="VW Text" w:hAnsi="VW Text"/>
          <w:color w:val="000000" w:themeColor="text1"/>
          <w:lang w:val="de-DE"/>
        </w:rPr>
        <w:t xml:space="preserve"> und Anforderungen</w:t>
      </w:r>
      <w:bookmarkEnd w:id="51"/>
    </w:p>
    <w:p w14:paraId="7A8EC2DC" w14:textId="757667D3" w:rsidR="006A6790" w:rsidRPr="00F73CE2" w:rsidRDefault="006A6790" w:rsidP="006A6790">
      <w:pPr>
        <w:rPr>
          <w:color w:val="000000" w:themeColor="text1"/>
          <w:lang w:val="de-DE"/>
        </w:rPr>
      </w:pPr>
    </w:p>
    <w:p w14:paraId="5A7A0D4D" w14:textId="2495E4C7" w:rsidR="006A6790" w:rsidRPr="006A6790" w:rsidRDefault="006A6790" w:rsidP="006A6790">
      <w:pPr>
        <w:pStyle w:val="berschrift3"/>
        <w:rPr>
          <w:lang w:val="de-DE"/>
        </w:rPr>
      </w:pPr>
      <w:bookmarkStart w:id="52" w:name="_Toc107911981"/>
      <w:proofErr w:type="spellStart"/>
      <w:r>
        <w:rPr>
          <w:lang w:val="de-DE"/>
        </w:rPr>
        <w:t>Userstories</w:t>
      </w:r>
      <w:bookmarkEnd w:id="52"/>
      <w:proofErr w:type="spellEnd"/>
    </w:p>
    <w:p w14:paraId="4F91EDAD" w14:textId="77777777" w:rsidR="006A6790" w:rsidRPr="006A6790" w:rsidRDefault="006A6790" w:rsidP="006A6790">
      <w:pPr>
        <w:pStyle w:val="berschrift4"/>
        <w:rPr>
          <w:lang w:val="de-DE"/>
        </w:rPr>
      </w:pPr>
      <w:r w:rsidRPr="006A6790">
        <w:rPr>
          <w:lang w:val="de-DE"/>
        </w:rPr>
        <w:t>Userstory 1:</w:t>
      </w:r>
    </w:p>
    <w:p w14:paraId="2C57ED1A"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Als Anwender möchte ich, wenn ich die Startseite aufrufe, eine Auswahl über verfügbare Basis Modellvarianten angezeigt bekommen.</w:t>
      </w:r>
    </w:p>
    <w:p w14:paraId="442FBD76"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 </w:t>
      </w:r>
    </w:p>
    <w:p w14:paraId="7684287D" w14:textId="77777777" w:rsidR="006A6790" w:rsidRPr="006A6790" w:rsidRDefault="006A6790" w:rsidP="006A6790">
      <w:pPr>
        <w:pStyle w:val="berschrift4"/>
        <w:rPr>
          <w:lang w:val="de-DE"/>
        </w:rPr>
      </w:pPr>
      <w:r w:rsidRPr="006A6790">
        <w:rPr>
          <w:lang w:val="de-DE"/>
        </w:rPr>
        <w:t xml:space="preserve">Akzeptanzkriterien:  </w:t>
      </w:r>
    </w:p>
    <w:p w14:paraId="47122E55" w14:textId="77777777" w:rsidR="006A6790" w:rsidRPr="006A6790" w:rsidRDefault="006A6790" w:rsidP="006A6790">
      <w:pPr>
        <w:pStyle w:val="Listenabsatz"/>
        <w:numPr>
          <w:ilvl w:val="0"/>
          <w:numId w:val="17"/>
        </w:numPr>
        <w:spacing w:line="360" w:lineRule="auto"/>
        <w:jc w:val="both"/>
        <w:rPr>
          <w:color w:val="000000" w:themeColor="text1"/>
          <w:sz w:val="24"/>
          <w:szCs w:val="24"/>
          <w:lang w:val="de-DE"/>
        </w:rPr>
      </w:pPr>
      <w:r w:rsidRPr="006A6790">
        <w:rPr>
          <w:color w:val="000000" w:themeColor="text1"/>
          <w:sz w:val="24"/>
          <w:szCs w:val="24"/>
          <w:lang w:val="de-DE"/>
        </w:rPr>
        <w:t>Es werden drei Modellvarianten angezeigt.</w:t>
      </w:r>
    </w:p>
    <w:p w14:paraId="1F885483" w14:textId="77777777" w:rsidR="006A6790" w:rsidRPr="006A6790" w:rsidRDefault="006A6790" w:rsidP="006A6790">
      <w:pPr>
        <w:pStyle w:val="Listenabsatz"/>
        <w:numPr>
          <w:ilvl w:val="0"/>
          <w:numId w:val="17"/>
        </w:numPr>
        <w:spacing w:line="360" w:lineRule="auto"/>
        <w:jc w:val="both"/>
        <w:rPr>
          <w:color w:val="000000" w:themeColor="text1"/>
          <w:sz w:val="24"/>
          <w:szCs w:val="24"/>
          <w:lang w:val="de-DE"/>
        </w:rPr>
      </w:pPr>
      <w:r w:rsidRPr="006A6790">
        <w:rPr>
          <w:color w:val="000000" w:themeColor="text1"/>
          <w:sz w:val="24"/>
          <w:szCs w:val="24"/>
          <w:lang w:val="de-DE"/>
        </w:rPr>
        <w:t>Es wird eine Beschreibung und ein Grundpreis zu jeder Variante angezeigt.</w:t>
      </w:r>
    </w:p>
    <w:p w14:paraId="4C1EF311" w14:textId="77777777" w:rsidR="006A6790" w:rsidRPr="006A6790" w:rsidRDefault="006A6790" w:rsidP="006A6790">
      <w:pPr>
        <w:pStyle w:val="Listenabsatz"/>
        <w:numPr>
          <w:ilvl w:val="0"/>
          <w:numId w:val="17"/>
        </w:numPr>
        <w:spacing w:line="360" w:lineRule="auto"/>
        <w:jc w:val="both"/>
        <w:rPr>
          <w:color w:val="000000" w:themeColor="text1"/>
          <w:sz w:val="24"/>
          <w:szCs w:val="24"/>
          <w:lang w:val="de-DE"/>
        </w:rPr>
      </w:pPr>
      <w:r w:rsidRPr="006A6790">
        <w:rPr>
          <w:color w:val="000000" w:themeColor="text1"/>
          <w:sz w:val="24"/>
          <w:szCs w:val="24"/>
          <w:lang w:val="de-DE"/>
        </w:rPr>
        <w:t>Es wird jeweils ein Button zur weiteren Konfiguration angezeigt.</w:t>
      </w:r>
    </w:p>
    <w:p w14:paraId="5A5FA5F8"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 </w:t>
      </w:r>
    </w:p>
    <w:p w14:paraId="226F1049" w14:textId="77777777" w:rsidR="006A6790" w:rsidRPr="006A6790" w:rsidRDefault="006A6790" w:rsidP="006A6790">
      <w:pPr>
        <w:pStyle w:val="berschrift4"/>
        <w:rPr>
          <w:lang w:val="de-DE"/>
        </w:rPr>
      </w:pPr>
      <w:r w:rsidRPr="006A6790">
        <w:rPr>
          <w:lang w:val="de-DE"/>
        </w:rPr>
        <w:t>Userstory 2:</w:t>
      </w:r>
    </w:p>
    <w:p w14:paraId="19D0774B"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 xml:space="preserve">Als Anwender möchte ich während des Konfigurationsvorgangs jederzeit den Preis </w:t>
      </w:r>
      <w:r w:rsidRPr="006A6790">
        <w:rPr>
          <w:color w:val="000000" w:themeColor="text1"/>
          <w:sz w:val="24"/>
          <w:szCs w:val="24"/>
          <w:lang w:val="de-DE"/>
        </w:rPr>
        <w:lastRenderedPageBreak/>
        <w:t>meiner aktuellen Konfiguration einsehen können.</w:t>
      </w:r>
    </w:p>
    <w:p w14:paraId="6D7D499E"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 </w:t>
      </w:r>
    </w:p>
    <w:p w14:paraId="7A7E1646" w14:textId="77777777" w:rsidR="006A6790" w:rsidRPr="006A6790" w:rsidRDefault="006A6790" w:rsidP="006A6790">
      <w:pPr>
        <w:spacing w:line="360" w:lineRule="auto"/>
        <w:jc w:val="both"/>
        <w:rPr>
          <w:color w:val="000000" w:themeColor="text1"/>
          <w:sz w:val="24"/>
          <w:szCs w:val="24"/>
          <w:lang w:val="de-DE"/>
        </w:rPr>
      </w:pPr>
      <w:r w:rsidRPr="006A6790">
        <w:rPr>
          <w:rStyle w:val="berschrift4Zchn"/>
          <w:lang w:val="de-DE"/>
        </w:rPr>
        <w:t>Akzeptanzkriterien</w:t>
      </w:r>
      <w:r w:rsidRPr="006A6790">
        <w:rPr>
          <w:color w:val="000000" w:themeColor="text1"/>
          <w:sz w:val="24"/>
          <w:szCs w:val="24"/>
          <w:lang w:val="de-DE"/>
        </w:rPr>
        <w:t>:</w:t>
      </w:r>
    </w:p>
    <w:p w14:paraId="52298094" w14:textId="77777777" w:rsidR="006A6790" w:rsidRPr="006A6790" w:rsidRDefault="006A6790" w:rsidP="006A6790">
      <w:pPr>
        <w:pStyle w:val="Listenabsatz"/>
        <w:numPr>
          <w:ilvl w:val="0"/>
          <w:numId w:val="18"/>
        </w:numPr>
        <w:spacing w:line="360" w:lineRule="auto"/>
        <w:jc w:val="both"/>
        <w:rPr>
          <w:color w:val="000000" w:themeColor="text1"/>
          <w:sz w:val="24"/>
          <w:szCs w:val="24"/>
          <w:lang w:val="de-DE"/>
        </w:rPr>
      </w:pPr>
      <w:r w:rsidRPr="006A6790">
        <w:rPr>
          <w:color w:val="000000" w:themeColor="text1"/>
          <w:sz w:val="24"/>
          <w:szCs w:val="24"/>
          <w:lang w:val="de-DE"/>
        </w:rPr>
        <w:t>Der Preis wird in jedem Schritt der Konfiguration angezeigt.</w:t>
      </w:r>
    </w:p>
    <w:p w14:paraId="1D367F11"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 </w:t>
      </w:r>
    </w:p>
    <w:p w14:paraId="4EB565B9" w14:textId="77777777" w:rsidR="006A6790" w:rsidRPr="006A6790" w:rsidRDefault="006A6790" w:rsidP="006A6790">
      <w:pPr>
        <w:pStyle w:val="berschrift4"/>
        <w:rPr>
          <w:lang w:val="de-DE"/>
        </w:rPr>
      </w:pPr>
      <w:r w:rsidRPr="006A6790">
        <w:rPr>
          <w:lang w:val="de-DE"/>
        </w:rPr>
        <w:t>Userstory 3:</w:t>
      </w:r>
    </w:p>
    <w:p w14:paraId="200C4D0A"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Als Anwender möchte ich, wenn ich den Konfigurationsvorgang komplett durchlaufen habe, eine Übersicht über meine Konfiguration angezeigt bekommen, die ich in den Formaten PDF und TXT ausdrucken kann.</w:t>
      </w:r>
    </w:p>
    <w:p w14:paraId="12F44284"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 </w:t>
      </w:r>
    </w:p>
    <w:p w14:paraId="3FA8792D" w14:textId="77777777" w:rsidR="006A6790" w:rsidRPr="006A6790" w:rsidRDefault="006A6790" w:rsidP="006A6790">
      <w:pPr>
        <w:pStyle w:val="berschrift4"/>
        <w:rPr>
          <w:lang w:val="de-DE"/>
        </w:rPr>
      </w:pPr>
      <w:r w:rsidRPr="006A6790">
        <w:rPr>
          <w:lang w:val="de-DE"/>
        </w:rPr>
        <w:t>Akzeptanzkriterien:</w:t>
      </w:r>
    </w:p>
    <w:p w14:paraId="3D3D882B" w14:textId="77777777" w:rsidR="006A6790" w:rsidRPr="006A6790" w:rsidRDefault="006A6790" w:rsidP="006A6790">
      <w:pPr>
        <w:pStyle w:val="Listenabsatz"/>
        <w:numPr>
          <w:ilvl w:val="0"/>
          <w:numId w:val="18"/>
        </w:numPr>
        <w:spacing w:line="360" w:lineRule="auto"/>
        <w:jc w:val="both"/>
        <w:rPr>
          <w:color w:val="000000" w:themeColor="text1"/>
          <w:sz w:val="24"/>
          <w:szCs w:val="24"/>
          <w:lang w:val="de-DE"/>
        </w:rPr>
      </w:pPr>
      <w:r w:rsidRPr="006A6790">
        <w:rPr>
          <w:color w:val="000000" w:themeColor="text1"/>
          <w:sz w:val="24"/>
          <w:szCs w:val="24"/>
          <w:lang w:val="de-DE"/>
        </w:rPr>
        <w:t>Zum Abschluss der Konfiguration wird eine Zusammenfassung der Konfiguration angezeigt</w:t>
      </w:r>
    </w:p>
    <w:p w14:paraId="7C9DA4C5" w14:textId="77777777" w:rsidR="006A6790" w:rsidRPr="006A6790" w:rsidRDefault="006A6790" w:rsidP="006A6790">
      <w:pPr>
        <w:pStyle w:val="Listenabsatz"/>
        <w:numPr>
          <w:ilvl w:val="0"/>
          <w:numId w:val="18"/>
        </w:numPr>
        <w:spacing w:line="360" w:lineRule="auto"/>
        <w:jc w:val="both"/>
        <w:rPr>
          <w:color w:val="000000" w:themeColor="text1"/>
          <w:sz w:val="24"/>
          <w:szCs w:val="24"/>
          <w:lang w:val="de-DE"/>
        </w:rPr>
      </w:pPr>
      <w:r w:rsidRPr="006A6790">
        <w:rPr>
          <w:color w:val="000000" w:themeColor="text1"/>
          <w:sz w:val="24"/>
          <w:szCs w:val="24"/>
          <w:lang w:val="de-DE"/>
        </w:rPr>
        <w:t xml:space="preserve">Die Zusammenfassung lässt sich als </w:t>
      </w:r>
      <w:proofErr w:type="gramStart"/>
      <w:r w:rsidRPr="006A6790">
        <w:rPr>
          <w:color w:val="000000" w:themeColor="text1"/>
          <w:sz w:val="24"/>
          <w:szCs w:val="24"/>
          <w:lang w:val="de-DE"/>
        </w:rPr>
        <w:t>PDF Datei</w:t>
      </w:r>
      <w:proofErr w:type="gramEnd"/>
      <w:r w:rsidRPr="006A6790">
        <w:rPr>
          <w:color w:val="000000" w:themeColor="text1"/>
          <w:sz w:val="24"/>
          <w:szCs w:val="24"/>
          <w:lang w:val="de-DE"/>
        </w:rPr>
        <w:t xml:space="preserve"> speichern</w:t>
      </w:r>
    </w:p>
    <w:p w14:paraId="46C720E3" w14:textId="77777777" w:rsidR="006A6790" w:rsidRPr="006A6790" w:rsidRDefault="006A6790" w:rsidP="006A6790">
      <w:pPr>
        <w:pStyle w:val="Listenabsatz"/>
        <w:numPr>
          <w:ilvl w:val="0"/>
          <w:numId w:val="18"/>
        </w:numPr>
        <w:spacing w:line="360" w:lineRule="auto"/>
        <w:jc w:val="both"/>
        <w:rPr>
          <w:color w:val="000000" w:themeColor="text1"/>
          <w:sz w:val="24"/>
          <w:szCs w:val="24"/>
          <w:lang w:val="de-DE"/>
        </w:rPr>
      </w:pPr>
      <w:r w:rsidRPr="006A6790">
        <w:rPr>
          <w:color w:val="000000" w:themeColor="text1"/>
          <w:sz w:val="24"/>
          <w:szCs w:val="24"/>
          <w:lang w:val="de-DE"/>
        </w:rPr>
        <w:t xml:space="preserve">Die Zusammenfassung lässt sich als </w:t>
      </w:r>
      <w:proofErr w:type="gramStart"/>
      <w:r w:rsidRPr="006A6790">
        <w:rPr>
          <w:color w:val="000000" w:themeColor="text1"/>
          <w:sz w:val="24"/>
          <w:szCs w:val="24"/>
          <w:lang w:val="de-DE"/>
        </w:rPr>
        <w:t>TXT Datei</w:t>
      </w:r>
      <w:proofErr w:type="gramEnd"/>
      <w:r w:rsidRPr="006A6790">
        <w:rPr>
          <w:color w:val="000000" w:themeColor="text1"/>
          <w:sz w:val="24"/>
          <w:szCs w:val="24"/>
          <w:lang w:val="de-DE"/>
        </w:rPr>
        <w:t xml:space="preserve"> speichern</w:t>
      </w:r>
    </w:p>
    <w:p w14:paraId="6045801A" w14:textId="77777777" w:rsidR="006A6790" w:rsidRPr="006A6790" w:rsidRDefault="006A6790" w:rsidP="006A6790">
      <w:pPr>
        <w:spacing w:line="360" w:lineRule="auto"/>
        <w:jc w:val="both"/>
        <w:rPr>
          <w:color w:val="000000" w:themeColor="text1"/>
          <w:sz w:val="24"/>
          <w:szCs w:val="24"/>
          <w:lang w:val="de-DE"/>
        </w:rPr>
      </w:pPr>
      <w:r w:rsidRPr="006A6790">
        <w:rPr>
          <w:color w:val="000000" w:themeColor="text1"/>
          <w:sz w:val="24"/>
          <w:szCs w:val="24"/>
          <w:lang w:val="de-DE"/>
        </w:rPr>
        <w:t> </w:t>
      </w:r>
    </w:p>
    <w:p w14:paraId="655044E7" w14:textId="77777777" w:rsidR="006A6790" w:rsidRPr="006A6790" w:rsidRDefault="006A6790" w:rsidP="006A6790">
      <w:pPr>
        <w:pStyle w:val="berschrift3"/>
        <w:rPr>
          <w:lang w:val="de-DE"/>
        </w:rPr>
      </w:pPr>
      <w:bookmarkStart w:id="53" w:name="_Toc107911982"/>
      <w:r w:rsidRPr="006A6790">
        <w:rPr>
          <w:lang w:val="de-DE"/>
        </w:rPr>
        <w:t>Weitere Anforderungen (Stichpunkte):</w:t>
      </w:r>
      <w:bookmarkEnd w:id="53"/>
    </w:p>
    <w:p w14:paraId="53703B7E"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Konfigurationsdialog mit mehreren Stufen</w:t>
      </w:r>
    </w:p>
    <w:p w14:paraId="13A727FE"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Einzelne Stufen werden dynamisch aus den Konfigurationsattributen erstellt (Kategorisiert nach Typ und Kategorie)</w:t>
      </w:r>
    </w:p>
    <w:p w14:paraId="0EB5FF3D"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Ausgewählte Daten werden zwischengespeichert</w:t>
      </w:r>
    </w:p>
    <w:p w14:paraId="770D70F8"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 xml:space="preserve">Datenhaltung in </w:t>
      </w:r>
      <w:proofErr w:type="spellStart"/>
      <w:r w:rsidRPr="006A6790">
        <w:rPr>
          <w:color w:val="000000" w:themeColor="text1"/>
          <w:sz w:val="24"/>
          <w:szCs w:val="24"/>
          <w:lang w:val="de-DE"/>
        </w:rPr>
        <w:t>Postgres</w:t>
      </w:r>
      <w:proofErr w:type="spellEnd"/>
      <w:r w:rsidRPr="006A6790">
        <w:rPr>
          <w:color w:val="000000" w:themeColor="text1"/>
          <w:sz w:val="24"/>
          <w:szCs w:val="24"/>
          <w:lang w:val="de-DE"/>
        </w:rPr>
        <w:t xml:space="preserve"> Datenbank (in Azure)</w:t>
      </w:r>
    </w:p>
    <w:p w14:paraId="59B3C192"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Einschränkungen können jederzeit zwischen zwei Komponenten erstellt werden (Komponenten schließen sich gegenseitig aus)</w:t>
      </w:r>
    </w:p>
    <w:p w14:paraId="6015D208"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Umsetzung Stufe Interieur</w:t>
      </w:r>
    </w:p>
    <w:p w14:paraId="40276E7F"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Umsetzung Stufe Extras (inkl. Exterieur)</w:t>
      </w:r>
    </w:p>
    <w:p w14:paraId="43C6E610"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Umsetzung Stufe Felge</w:t>
      </w:r>
    </w:p>
    <w:p w14:paraId="4074CB2E"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Umsetzung Stufe Farbe</w:t>
      </w:r>
    </w:p>
    <w:p w14:paraId="5BA3759B"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Umsetzung Stufe Motorisierung</w:t>
      </w:r>
    </w:p>
    <w:p w14:paraId="28E3A99B"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Nicht wählbare Optionen werden gekennzeichnet</w:t>
      </w:r>
    </w:p>
    <w:p w14:paraId="40EE612C"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Gültige Konfiguration lässt sich jederzeit speichern</w:t>
      </w:r>
    </w:p>
    <w:p w14:paraId="1412A1DD"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 xml:space="preserve">Beim Speichern wird ein Code </w:t>
      </w:r>
      <w:proofErr w:type="gramStart"/>
      <w:r w:rsidRPr="006A6790">
        <w:rPr>
          <w:color w:val="000000" w:themeColor="text1"/>
          <w:sz w:val="24"/>
          <w:szCs w:val="24"/>
          <w:lang w:val="de-DE"/>
        </w:rPr>
        <w:t>angezeigt</w:t>
      </w:r>
      <w:proofErr w:type="gramEnd"/>
      <w:r w:rsidRPr="006A6790">
        <w:rPr>
          <w:color w:val="000000" w:themeColor="text1"/>
          <w:sz w:val="24"/>
          <w:szCs w:val="24"/>
          <w:lang w:val="de-DE"/>
        </w:rPr>
        <w:t xml:space="preserve"> mit dem die Konfiguration wieder </w:t>
      </w:r>
      <w:r w:rsidRPr="006A6790">
        <w:rPr>
          <w:color w:val="000000" w:themeColor="text1"/>
          <w:sz w:val="24"/>
          <w:szCs w:val="24"/>
          <w:lang w:val="de-DE"/>
        </w:rPr>
        <w:lastRenderedPageBreak/>
        <w:t>geladen werden kann</w:t>
      </w:r>
    </w:p>
    <w:p w14:paraId="29D85CB3" w14:textId="77777777" w:rsidR="006A6790" w:rsidRPr="006A6790" w:rsidRDefault="006A6790" w:rsidP="006A6790">
      <w:pPr>
        <w:pStyle w:val="Listenabsatz"/>
        <w:numPr>
          <w:ilvl w:val="0"/>
          <w:numId w:val="19"/>
        </w:numPr>
        <w:spacing w:line="360" w:lineRule="auto"/>
        <w:jc w:val="both"/>
        <w:rPr>
          <w:color w:val="000000" w:themeColor="text1"/>
          <w:sz w:val="24"/>
          <w:szCs w:val="24"/>
          <w:lang w:val="de-DE"/>
        </w:rPr>
      </w:pPr>
      <w:r w:rsidRPr="006A6790">
        <w:rPr>
          <w:color w:val="000000" w:themeColor="text1"/>
          <w:sz w:val="24"/>
          <w:szCs w:val="24"/>
          <w:lang w:val="de-DE"/>
        </w:rPr>
        <w:t xml:space="preserve">Geladene Konfigurationen werden unter </w:t>
      </w:r>
      <w:proofErr w:type="spellStart"/>
      <w:proofErr w:type="gramStart"/>
      <w:r w:rsidRPr="006A6790">
        <w:rPr>
          <w:color w:val="000000" w:themeColor="text1"/>
          <w:sz w:val="24"/>
          <w:szCs w:val="24"/>
          <w:lang w:val="de-DE"/>
        </w:rPr>
        <w:t>dem selben</w:t>
      </w:r>
      <w:proofErr w:type="spellEnd"/>
      <w:proofErr w:type="gramEnd"/>
      <w:r w:rsidRPr="006A6790">
        <w:rPr>
          <w:color w:val="000000" w:themeColor="text1"/>
          <w:sz w:val="24"/>
          <w:szCs w:val="24"/>
          <w:lang w:val="de-DE"/>
        </w:rPr>
        <w:t xml:space="preserve"> Code gespeichert (wenn sie gespeichert werden)</w:t>
      </w:r>
    </w:p>
    <w:p w14:paraId="4C16FA23" w14:textId="64152EB8" w:rsidR="00634DC1" w:rsidRPr="006A6790" w:rsidRDefault="00634DC1" w:rsidP="006A6790">
      <w:pPr>
        <w:spacing w:line="360" w:lineRule="auto"/>
        <w:jc w:val="both"/>
        <w:rPr>
          <w:color w:val="000000" w:themeColor="text1"/>
          <w:sz w:val="24"/>
          <w:szCs w:val="24"/>
          <w:lang w:val="de-DE"/>
        </w:rPr>
      </w:pPr>
    </w:p>
    <w:sectPr w:rsidR="00634DC1" w:rsidRPr="006A6790" w:rsidSect="00634DC1">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E7800" w14:textId="77777777" w:rsidR="00BF7F3A" w:rsidRDefault="00BF7F3A">
      <w:r>
        <w:separator/>
      </w:r>
    </w:p>
  </w:endnote>
  <w:endnote w:type="continuationSeparator" w:id="0">
    <w:p w14:paraId="0091AF35" w14:textId="77777777" w:rsidR="00BF7F3A" w:rsidRDefault="00BF7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W Text">
    <w:panose1 w:val="020B0504040200000003"/>
    <w:charset w:val="00"/>
    <w:family w:val="swiss"/>
    <w:notTrueType/>
    <w:pitch w:val="variable"/>
    <w:sig w:usb0="A00002AF" w:usb1="5000207B"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57EFC" w14:textId="386D9AE0" w:rsidR="002101C5" w:rsidRDefault="002101C5" w:rsidP="00347ED1">
    <w:pPr>
      <w:pStyle w:val="Fuzeile"/>
    </w:pPr>
  </w:p>
  <w:p w14:paraId="6C621B96" w14:textId="77777777" w:rsidR="002101C5" w:rsidRDefault="002101C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263435"/>
      <w:docPartObj>
        <w:docPartGallery w:val="Page Numbers (Bottom of Page)"/>
        <w:docPartUnique/>
      </w:docPartObj>
    </w:sdtPr>
    <w:sdtContent>
      <w:p w14:paraId="248B3754" w14:textId="188B0CC4" w:rsidR="002101C5" w:rsidRDefault="002101C5" w:rsidP="000531AF">
        <w:pPr>
          <w:pStyle w:val="Fuzeile"/>
          <w:jc w:val="right"/>
        </w:pPr>
        <w:r>
          <w:fldChar w:fldCharType="begin"/>
        </w:r>
        <w:r>
          <w:instrText>PAGE   \* MERGEFORMAT</w:instrText>
        </w:r>
        <w:r>
          <w:fldChar w:fldCharType="separate"/>
        </w:r>
        <w:r w:rsidR="008F58DF" w:rsidRPr="008F58DF">
          <w:rPr>
            <w:noProof/>
            <w:lang w:val="de-DE"/>
          </w:rPr>
          <w:t>12</w:t>
        </w:r>
        <w:r>
          <w:fldChar w:fldCharType="end"/>
        </w:r>
        <w:r>
          <w:t>/12</w:t>
        </w:r>
      </w:p>
    </w:sdtContent>
  </w:sdt>
  <w:p w14:paraId="3167B341" w14:textId="77777777" w:rsidR="002101C5" w:rsidRDefault="002101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2F31A" w14:textId="77777777" w:rsidR="00BF7F3A" w:rsidRDefault="00BF7F3A">
      <w:r>
        <w:separator/>
      </w:r>
    </w:p>
  </w:footnote>
  <w:footnote w:type="continuationSeparator" w:id="0">
    <w:p w14:paraId="50C7600B" w14:textId="77777777" w:rsidR="00BF7F3A" w:rsidRDefault="00BF7F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738"/>
    <w:multiLevelType w:val="hybridMultilevel"/>
    <w:tmpl w:val="5DC60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3A1B5C"/>
    <w:multiLevelType w:val="hybridMultilevel"/>
    <w:tmpl w:val="7F2883AA"/>
    <w:lvl w:ilvl="0" w:tplc="04070001">
      <w:start w:val="1"/>
      <w:numFmt w:val="bullet"/>
      <w:lvlText w:val=""/>
      <w:lvlJc w:val="left"/>
      <w:pPr>
        <w:ind w:left="778" w:hanging="360"/>
      </w:pPr>
      <w:rPr>
        <w:rFonts w:ascii="Symbol" w:hAnsi="Symbol" w:hint="default"/>
      </w:rPr>
    </w:lvl>
    <w:lvl w:ilvl="1" w:tplc="04070003" w:tentative="1">
      <w:start w:val="1"/>
      <w:numFmt w:val="bullet"/>
      <w:lvlText w:val="o"/>
      <w:lvlJc w:val="left"/>
      <w:pPr>
        <w:ind w:left="1498" w:hanging="360"/>
      </w:pPr>
      <w:rPr>
        <w:rFonts w:ascii="Courier New" w:hAnsi="Courier New" w:cs="Courier New" w:hint="default"/>
      </w:rPr>
    </w:lvl>
    <w:lvl w:ilvl="2" w:tplc="04070005" w:tentative="1">
      <w:start w:val="1"/>
      <w:numFmt w:val="bullet"/>
      <w:lvlText w:val=""/>
      <w:lvlJc w:val="left"/>
      <w:pPr>
        <w:ind w:left="2218" w:hanging="360"/>
      </w:pPr>
      <w:rPr>
        <w:rFonts w:ascii="Wingdings" w:hAnsi="Wingdings" w:hint="default"/>
      </w:rPr>
    </w:lvl>
    <w:lvl w:ilvl="3" w:tplc="04070001" w:tentative="1">
      <w:start w:val="1"/>
      <w:numFmt w:val="bullet"/>
      <w:lvlText w:val=""/>
      <w:lvlJc w:val="left"/>
      <w:pPr>
        <w:ind w:left="2938" w:hanging="360"/>
      </w:pPr>
      <w:rPr>
        <w:rFonts w:ascii="Symbol" w:hAnsi="Symbol" w:hint="default"/>
      </w:rPr>
    </w:lvl>
    <w:lvl w:ilvl="4" w:tplc="04070003" w:tentative="1">
      <w:start w:val="1"/>
      <w:numFmt w:val="bullet"/>
      <w:lvlText w:val="o"/>
      <w:lvlJc w:val="left"/>
      <w:pPr>
        <w:ind w:left="3658" w:hanging="360"/>
      </w:pPr>
      <w:rPr>
        <w:rFonts w:ascii="Courier New" w:hAnsi="Courier New" w:cs="Courier New" w:hint="default"/>
      </w:rPr>
    </w:lvl>
    <w:lvl w:ilvl="5" w:tplc="04070005" w:tentative="1">
      <w:start w:val="1"/>
      <w:numFmt w:val="bullet"/>
      <w:lvlText w:val=""/>
      <w:lvlJc w:val="left"/>
      <w:pPr>
        <w:ind w:left="4378" w:hanging="360"/>
      </w:pPr>
      <w:rPr>
        <w:rFonts w:ascii="Wingdings" w:hAnsi="Wingdings" w:hint="default"/>
      </w:rPr>
    </w:lvl>
    <w:lvl w:ilvl="6" w:tplc="04070001" w:tentative="1">
      <w:start w:val="1"/>
      <w:numFmt w:val="bullet"/>
      <w:lvlText w:val=""/>
      <w:lvlJc w:val="left"/>
      <w:pPr>
        <w:ind w:left="5098" w:hanging="360"/>
      </w:pPr>
      <w:rPr>
        <w:rFonts w:ascii="Symbol" w:hAnsi="Symbol" w:hint="default"/>
      </w:rPr>
    </w:lvl>
    <w:lvl w:ilvl="7" w:tplc="04070003" w:tentative="1">
      <w:start w:val="1"/>
      <w:numFmt w:val="bullet"/>
      <w:lvlText w:val="o"/>
      <w:lvlJc w:val="left"/>
      <w:pPr>
        <w:ind w:left="5818" w:hanging="360"/>
      </w:pPr>
      <w:rPr>
        <w:rFonts w:ascii="Courier New" w:hAnsi="Courier New" w:cs="Courier New" w:hint="default"/>
      </w:rPr>
    </w:lvl>
    <w:lvl w:ilvl="8" w:tplc="04070005" w:tentative="1">
      <w:start w:val="1"/>
      <w:numFmt w:val="bullet"/>
      <w:lvlText w:val=""/>
      <w:lvlJc w:val="left"/>
      <w:pPr>
        <w:ind w:left="6538" w:hanging="360"/>
      </w:pPr>
      <w:rPr>
        <w:rFonts w:ascii="Wingdings" w:hAnsi="Wingdings" w:hint="default"/>
      </w:rPr>
    </w:lvl>
  </w:abstractNum>
  <w:abstractNum w:abstractNumId="2" w15:restartNumberingAfterBreak="0">
    <w:nsid w:val="0CF12EF8"/>
    <w:multiLevelType w:val="hybridMultilevel"/>
    <w:tmpl w:val="11DC7E14"/>
    <w:lvl w:ilvl="0" w:tplc="9676BA78">
      <w:start w:val="1"/>
      <w:numFmt w:val="decimal"/>
      <w:lvlText w:val="%1."/>
      <w:lvlJc w:val="left"/>
      <w:pPr>
        <w:ind w:left="1060" w:hanging="70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232435"/>
    <w:multiLevelType w:val="hybridMultilevel"/>
    <w:tmpl w:val="84982ACA"/>
    <w:lvl w:ilvl="0" w:tplc="826A8D4C">
      <w:start w:val="2"/>
      <w:numFmt w:val="bullet"/>
      <w:lvlText w:val="-"/>
      <w:lvlJc w:val="left"/>
      <w:pPr>
        <w:ind w:left="720" w:hanging="360"/>
      </w:pPr>
      <w:rPr>
        <w:rFonts w:ascii="VW Text" w:eastAsia="VW Text" w:hAnsi="VW Text" w:cs="VW Tex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771006"/>
    <w:multiLevelType w:val="hybridMultilevel"/>
    <w:tmpl w:val="E15E794C"/>
    <w:lvl w:ilvl="0" w:tplc="826A8D4C">
      <w:start w:val="2"/>
      <w:numFmt w:val="bullet"/>
      <w:lvlText w:val="-"/>
      <w:lvlJc w:val="left"/>
      <w:pPr>
        <w:ind w:left="1080" w:hanging="360"/>
      </w:pPr>
      <w:rPr>
        <w:rFonts w:ascii="VW Text" w:eastAsia="VW Text" w:hAnsi="VW Text" w:cs="VW Text"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18B118F"/>
    <w:multiLevelType w:val="multilevel"/>
    <w:tmpl w:val="8948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BE480F"/>
    <w:multiLevelType w:val="hybridMultilevel"/>
    <w:tmpl w:val="4240E8F6"/>
    <w:lvl w:ilvl="0" w:tplc="826A8D4C">
      <w:start w:val="2"/>
      <w:numFmt w:val="bullet"/>
      <w:lvlText w:val="-"/>
      <w:lvlJc w:val="left"/>
      <w:pPr>
        <w:ind w:left="720" w:hanging="360"/>
      </w:pPr>
      <w:rPr>
        <w:rFonts w:ascii="VW Text" w:eastAsia="VW Text" w:hAnsi="VW Text" w:cs="VW Text"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9E7FAE"/>
    <w:multiLevelType w:val="multilevel"/>
    <w:tmpl w:val="F0A4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886E2F"/>
    <w:multiLevelType w:val="hybridMultilevel"/>
    <w:tmpl w:val="A1A2587C"/>
    <w:lvl w:ilvl="0" w:tplc="826A8D4C">
      <w:start w:val="2"/>
      <w:numFmt w:val="bullet"/>
      <w:lvlText w:val="-"/>
      <w:lvlJc w:val="left"/>
      <w:pPr>
        <w:ind w:left="1080" w:hanging="360"/>
      </w:pPr>
      <w:rPr>
        <w:rFonts w:ascii="VW Text" w:eastAsia="VW Text" w:hAnsi="VW Text" w:cs="VW Text"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440E097E"/>
    <w:multiLevelType w:val="hybridMultilevel"/>
    <w:tmpl w:val="E3548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D6630C"/>
    <w:multiLevelType w:val="hybridMultilevel"/>
    <w:tmpl w:val="1848D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065F84"/>
    <w:multiLevelType w:val="multilevel"/>
    <w:tmpl w:val="37227FA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B33336"/>
    <w:multiLevelType w:val="hybridMultilevel"/>
    <w:tmpl w:val="3F8EA8C6"/>
    <w:lvl w:ilvl="0" w:tplc="826A8D4C">
      <w:start w:val="2"/>
      <w:numFmt w:val="bullet"/>
      <w:lvlText w:val="-"/>
      <w:lvlJc w:val="left"/>
      <w:pPr>
        <w:ind w:left="720" w:hanging="360"/>
      </w:pPr>
      <w:rPr>
        <w:rFonts w:ascii="VW Text" w:eastAsia="VW Text" w:hAnsi="VW Text" w:cs="VW Tex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A147770"/>
    <w:multiLevelType w:val="hybridMultilevel"/>
    <w:tmpl w:val="B9F8FF92"/>
    <w:lvl w:ilvl="0" w:tplc="826A8D4C">
      <w:start w:val="2"/>
      <w:numFmt w:val="bullet"/>
      <w:lvlText w:val="-"/>
      <w:lvlJc w:val="left"/>
      <w:pPr>
        <w:ind w:left="720" w:hanging="360"/>
      </w:pPr>
      <w:rPr>
        <w:rFonts w:ascii="VW Text" w:eastAsia="VW Text" w:hAnsi="VW Text" w:cs="VW Tex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C626736"/>
    <w:multiLevelType w:val="multilevel"/>
    <w:tmpl w:val="9720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837724"/>
    <w:multiLevelType w:val="hybridMultilevel"/>
    <w:tmpl w:val="981880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03C7EA0"/>
    <w:multiLevelType w:val="hybridMultilevel"/>
    <w:tmpl w:val="39F6E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1494E31"/>
    <w:multiLevelType w:val="multilevel"/>
    <w:tmpl w:val="F8C4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94083D"/>
    <w:multiLevelType w:val="hybridMultilevel"/>
    <w:tmpl w:val="4F0E1CA8"/>
    <w:lvl w:ilvl="0" w:tplc="E04EAB0A">
      <w:start w:val="2"/>
      <w:numFmt w:val="bullet"/>
      <w:lvlText w:val="-"/>
      <w:lvlJc w:val="left"/>
      <w:pPr>
        <w:ind w:left="720" w:hanging="360"/>
      </w:pPr>
      <w:rPr>
        <w:rFonts w:ascii="VW Text" w:eastAsia="VW Text" w:hAnsi="VW Text" w:cs="VW Tex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6881531"/>
    <w:multiLevelType w:val="hybridMultilevel"/>
    <w:tmpl w:val="38AC87AA"/>
    <w:lvl w:ilvl="0" w:tplc="826A8D4C">
      <w:start w:val="2"/>
      <w:numFmt w:val="bullet"/>
      <w:lvlText w:val="-"/>
      <w:lvlJc w:val="left"/>
      <w:pPr>
        <w:ind w:left="1080" w:hanging="360"/>
      </w:pPr>
      <w:rPr>
        <w:rFonts w:ascii="VW Text" w:eastAsia="VW Text" w:hAnsi="VW Text" w:cs="VW Text"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16cid:durableId="409696707">
    <w:abstractNumId w:val="18"/>
  </w:num>
  <w:num w:numId="2" w16cid:durableId="1239902076">
    <w:abstractNumId w:val="13"/>
  </w:num>
  <w:num w:numId="3" w16cid:durableId="155387970">
    <w:abstractNumId w:val="8"/>
  </w:num>
  <w:num w:numId="4" w16cid:durableId="169296859">
    <w:abstractNumId w:val="19"/>
  </w:num>
  <w:num w:numId="5" w16cid:durableId="1920938911">
    <w:abstractNumId w:val="4"/>
  </w:num>
  <w:num w:numId="6" w16cid:durableId="369838337">
    <w:abstractNumId w:val="3"/>
  </w:num>
  <w:num w:numId="7" w16cid:durableId="1399980969">
    <w:abstractNumId w:val="1"/>
  </w:num>
  <w:num w:numId="8" w16cid:durableId="913201471">
    <w:abstractNumId w:val="16"/>
  </w:num>
  <w:num w:numId="9" w16cid:durableId="46148842">
    <w:abstractNumId w:val="11"/>
  </w:num>
  <w:num w:numId="10" w16cid:durableId="70127209">
    <w:abstractNumId w:val="6"/>
  </w:num>
  <w:num w:numId="11" w16cid:durableId="5601642">
    <w:abstractNumId w:val="15"/>
  </w:num>
  <w:num w:numId="12" w16cid:durableId="828715686">
    <w:abstractNumId w:val="2"/>
  </w:num>
  <w:num w:numId="13" w16cid:durableId="683635616">
    <w:abstractNumId w:val="5"/>
  </w:num>
  <w:num w:numId="14" w16cid:durableId="400567201">
    <w:abstractNumId w:val="17"/>
  </w:num>
  <w:num w:numId="15" w16cid:durableId="2144812907">
    <w:abstractNumId w:val="14"/>
  </w:num>
  <w:num w:numId="16" w16cid:durableId="703293243">
    <w:abstractNumId w:val="7"/>
  </w:num>
  <w:num w:numId="17" w16cid:durableId="1043944593">
    <w:abstractNumId w:val="0"/>
  </w:num>
  <w:num w:numId="18" w16cid:durableId="2051756055">
    <w:abstractNumId w:val="9"/>
  </w:num>
  <w:num w:numId="19" w16cid:durableId="373194622">
    <w:abstractNumId w:val="10"/>
  </w:num>
  <w:num w:numId="20" w16cid:durableId="120667713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ppe, Christopher (SE-A/32)">
    <w15:presenceInfo w15:providerId="AD" w15:userId="S::christopher.hoppe@volkswagen.de::b7084136-2d85-4880-84a1-aef8a3491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832"/>
    <w:rsid w:val="00007D48"/>
    <w:rsid w:val="00020AFB"/>
    <w:rsid w:val="00023E3E"/>
    <w:rsid w:val="000322D0"/>
    <w:rsid w:val="000400D2"/>
    <w:rsid w:val="00052ADD"/>
    <w:rsid w:val="000531AF"/>
    <w:rsid w:val="00056B75"/>
    <w:rsid w:val="00056C8E"/>
    <w:rsid w:val="00056D51"/>
    <w:rsid w:val="00057E8F"/>
    <w:rsid w:val="00070A21"/>
    <w:rsid w:val="00071FD1"/>
    <w:rsid w:val="00080974"/>
    <w:rsid w:val="000849A5"/>
    <w:rsid w:val="00091946"/>
    <w:rsid w:val="000949A6"/>
    <w:rsid w:val="000A5AEC"/>
    <w:rsid w:val="000A5CA9"/>
    <w:rsid w:val="000B7541"/>
    <w:rsid w:val="000B7ABE"/>
    <w:rsid w:val="000E37E6"/>
    <w:rsid w:val="00101659"/>
    <w:rsid w:val="00113D3B"/>
    <w:rsid w:val="0013175E"/>
    <w:rsid w:val="00135D44"/>
    <w:rsid w:val="00142137"/>
    <w:rsid w:val="001431FA"/>
    <w:rsid w:val="00165238"/>
    <w:rsid w:val="00177B64"/>
    <w:rsid w:val="001C0CA7"/>
    <w:rsid w:val="001C75A0"/>
    <w:rsid w:val="001E5105"/>
    <w:rsid w:val="001E7B69"/>
    <w:rsid w:val="001E7B9D"/>
    <w:rsid w:val="001F0135"/>
    <w:rsid w:val="001F0554"/>
    <w:rsid w:val="0020504C"/>
    <w:rsid w:val="002101C5"/>
    <w:rsid w:val="00221E2F"/>
    <w:rsid w:val="00222FD4"/>
    <w:rsid w:val="00241CF5"/>
    <w:rsid w:val="00251644"/>
    <w:rsid w:val="002762E1"/>
    <w:rsid w:val="00282BCB"/>
    <w:rsid w:val="00290814"/>
    <w:rsid w:val="00292A00"/>
    <w:rsid w:val="00294C2B"/>
    <w:rsid w:val="00296910"/>
    <w:rsid w:val="002B2522"/>
    <w:rsid w:val="002C2E8D"/>
    <w:rsid w:val="002C4A51"/>
    <w:rsid w:val="002C63FC"/>
    <w:rsid w:val="002E2DDA"/>
    <w:rsid w:val="002E53B7"/>
    <w:rsid w:val="002F1AA2"/>
    <w:rsid w:val="003015C7"/>
    <w:rsid w:val="0030491D"/>
    <w:rsid w:val="00311BEA"/>
    <w:rsid w:val="00314E9C"/>
    <w:rsid w:val="0032569B"/>
    <w:rsid w:val="00347ED1"/>
    <w:rsid w:val="003523F7"/>
    <w:rsid w:val="00354A13"/>
    <w:rsid w:val="0036356D"/>
    <w:rsid w:val="003730EC"/>
    <w:rsid w:val="003A0E42"/>
    <w:rsid w:val="003A7ABD"/>
    <w:rsid w:val="003B17A4"/>
    <w:rsid w:val="003E080B"/>
    <w:rsid w:val="003F19BA"/>
    <w:rsid w:val="003F3058"/>
    <w:rsid w:val="00406014"/>
    <w:rsid w:val="00416BA1"/>
    <w:rsid w:val="00421990"/>
    <w:rsid w:val="004242D1"/>
    <w:rsid w:val="00426935"/>
    <w:rsid w:val="004314F2"/>
    <w:rsid w:val="00465949"/>
    <w:rsid w:val="004814ED"/>
    <w:rsid w:val="00484471"/>
    <w:rsid w:val="0049139F"/>
    <w:rsid w:val="00497D4A"/>
    <w:rsid w:val="004A2C43"/>
    <w:rsid w:val="004A45C3"/>
    <w:rsid w:val="004A7926"/>
    <w:rsid w:val="004B20C6"/>
    <w:rsid w:val="004B73FD"/>
    <w:rsid w:val="004D70C8"/>
    <w:rsid w:val="005104DB"/>
    <w:rsid w:val="005161AA"/>
    <w:rsid w:val="00516E90"/>
    <w:rsid w:val="00522C6E"/>
    <w:rsid w:val="0052435B"/>
    <w:rsid w:val="00535E2E"/>
    <w:rsid w:val="00545488"/>
    <w:rsid w:val="00562A23"/>
    <w:rsid w:val="00575BBE"/>
    <w:rsid w:val="0058007C"/>
    <w:rsid w:val="00593871"/>
    <w:rsid w:val="005A6221"/>
    <w:rsid w:val="005B4E54"/>
    <w:rsid w:val="005B7975"/>
    <w:rsid w:val="005C58A2"/>
    <w:rsid w:val="005E2B3D"/>
    <w:rsid w:val="005E53E9"/>
    <w:rsid w:val="00614CAB"/>
    <w:rsid w:val="00615F9D"/>
    <w:rsid w:val="006343E9"/>
    <w:rsid w:val="00634DC1"/>
    <w:rsid w:val="00682F7F"/>
    <w:rsid w:val="00682FF5"/>
    <w:rsid w:val="006870AB"/>
    <w:rsid w:val="006902F4"/>
    <w:rsid w:val="00691672"/>
    <w:rsid w:val="006954C4"/>
    <w:rsid w:val="006A6790"/>
    <w:rsid w:val="006B2070"/>
    <w:rsid w:val="006B6FE5"/>
    <w:rsid w:val="006C42EF"/>
    <w:rsid w:val="006E0291"/>
    <w:rsid w:val="00704B00"/>
    <w:rsid w:val="007071AE"/>
    <w:rsid w:val="0071575B"/>
    <w:rsid w:val="00717BDB"/>
    <w:rsid w:val="00721C8D"/>
    <w:rsid w:val="0073316E"/>
    <w:rsid w:val="0073792F"/>
    <w:rsid w:val="0074156B"/>
    <w:rsid w:val="00786081"/>
    <w:rsid w:val="00796F3F"/>
    <w:rsid w:val="007C079C"/>
    <w:rsid w:val="007C339F"/>
    <w:rsid w:val="007D22D3"/>
    <w:rsid w:val="007E6408"/>
    <w:rsid w:val="007E7587"/>
    <w:rsid w:val="007F0CAA"/>
    <w:rsid w:val="007F64DC"/>
    <w:rsid w:val="007F7569"/>
    <w:rsid w:val="00805646"/>
    <w:rsid w:val="00810EDA"/>
    <w:rsid w:val="00816204"/>
    <w:rsid w:val="00873DAE"/>
    <w:rsid w:val="008765B3"/>
    <w:rsid w:val="008808D7"/>
    <w:rsid w:val="00885F2C"/>
    <w:rsid w:val="00887669"/>
    <w:rsid w:val="00887882"/>
    <w:rsid w:val="00897948"/>
    <w:rsid w:val="008A4E16"/>
    <w:rsid w:val="008C18E6"/>
    <w:rsid w:val="008C4B55"/>
    <w:rsid w:val="008D5946"/>
    <w:rsid w:val="008F17E0"/>
    <w:rsid w:val="008F3BD5"/>
    <w:rsid w:val="008F58DF"/>
    <w:rsid w:val="008F7EB7"/>
    <w:rsid w:val="00911696"/>
    <w:rsid w:val="00927EDE"/>
    <w:rsid w:val="009368BD"/>
    <w:rsid w:val="009523FE"/>
    <w:rsid w:val="009861E4"/>
    <w:rsid w:val="00994459"/>
    <w:rsid w:val="009A3556"/>
    <w:rsid w:val="009B5DE9"/>
    <w:rsid w:val="009E4307"/>
    <w:rsid w:val="009E4FD0"/>
    <w:rsid w:val="009E55F2"/>
    <w:rsid w:val="009E5D5F"/>
    <w:rsid w:val="009F2BDB"/>
    <w:rsid w:val="00A022FC"/>
    <w:rsid w:val="00A073F1"/>
    <w:rsid w:val="00A21F70"/>
    <w:rsid w:val="00A23B14"/>
    <w:rsid w:val="00A263E7"/>
    <w:rsid w:val="00A733DE"/>
    <w:rsid w:val="00A86442"/>
    <w:rsid w:val="00A91175"/>
    <w:rsid w:val="00A920B2"/>
    <w:rsid w:val="00AA0C04"/>
    <w:rsid w:val="00AA1845"/>
    <w:rsid w:val="00AA34A4"/>
    <w:rsid w:val="00B01E3B"/>
    <w:rsid w:val="00B02C3A"/>
    <w:rsid w:val="00B12460"/>
    <w:rsid w:val="00B21B0E"/>
    <w:rsid w:val="00B2547C"/>
    <w:rsid w:val="00B25FBD"/>
    <w:rsid w:val="00B56B77"/>
    <w:rsid w:val="00B56EE6"/>
    <w:rsid w:val="00B62798"/>
    <w:rsid w:val="00B905CA"/>
    <w:rsid w:val="00BC01FB"/>
    <w:rsid w:val="00BC03CD"/>
    <w:rsid w:val="00BD3D10"/>
    <w:rsid w:val="00BE0490"/>
    <w:rsid w:val="00BE0959"/>
    <w:rsid w:val="00BE23F8"/>
    <w:rsid w:val="00BE5850"/>
    <w:rsid w:val="00BF0360"/>
    <w:rsid w:val="00BF08D7"/>
    <w:rsid w:val="00BF0956"/>
    <w:rsid w:val="00BF54E2"/>
    <w:rsid w:val="00BF639C"/>
    <w:rsid w:val="00BF7F3A"/>
    <w:rsid w:val="00C05EBD"/>
    <w:rsid w:val="00C16043"/>
    <w:rsid w:val="00C24BAB"/>
    <w:rsid w:val="00C31169"/>
    <w:rsid w:val="00C51EEA"/>
    <w:rsid w:val="00C5551B"/>
    <w:rsid w:val="00C61DBA"/>
    <w:rsid w:val="00C84478"/>
    <w:rsid w:val="00C90596"/>
    <w:rsid w:val="00C91FB0"/>
    <w:rsid w:val="00C949FE"/>
    <w:rsid w:val="00C9510E"/>
    <w:rsid w:val="00D037DA"/>
    <w:rsid w:val="00D25CDA"/>
    <w:rsid w:val="00D32354"/>
    <w:rsid w:val="00D40D03"/>
    <w:rsid w:val="00D51D64"/>
    <w:rsid w:val="00D55627"/>
    <w:rsid w:val="00D83F7D"/>
    <w:rsid w:val="00D93427"/>
    <w:rsid w:val="00D94D7D"/>
    <w:rsid w:val="00DA1252"/>
    <w:rsid w:val="00DA4832"/>
    <w:rsid w:val="00DA6116"/>
    <w:rsid w:val="00DB36EB"/>
    <w:rsid w:val="00DD4AEA"/>
    <w:rsid w:val="00DE0257"/>
    <w:rsid w:val="00DE44D1"/>
    <w:rsid w:val="00DE4F33"/>
    <w:rsid w:val="00DE4F87"/>
    <w:rsid w:val="00DF7802"/>
    <w:rsid w:val="00E02BFC"/>
    <w:rsid w:val="00E04F3E"/>
    <w:rsid w:val="00E07EF0"/>
    <w:rsid w:val="00E100D9"/>
    <w:rsid w:val="00E31579"/>
    <w:rsid w:val="00E32FD8"/>
    <w:rsid w:val="00E41CD5"/>
    <w:rsid w:val="00E52E5E"/>
    <w:rsid w:val="00E53897"/>
    <w:rsid w:val="00E56647"/>
    <w:rsid w:val="00E6759C"/>
    <w:rsid w:val="00E73AFB"/>
    <w:rsid w:val="00E80999"/>
    <w:rsid w:val="00E97EAA"/>
    <w:rsid w:val="00EA3F44"/>
    <w:rsid w:val="00EA56AD"/>
    <w:rsid w:val="00EB33FC"/>
    <w:rsid w:val="00ED6D11"/>
    <w:rsid w:val="00EF3978"/>
    <w:rsid w:val="00EF58EC"/>
    <w:rsid w:val="00F2504A"/>
    <w:rsid w:val="00F27875"/>
    <w:rsid w:val="00F31EA9"/>
    <w:rsid w:val="00F4278C"/>
    <w:rsid w:val="00F437F1"/>
    <w:rsid w:val="00F44AF5"/>
    <w:rsid w:val="00F44D5E"/>
    <w:rsid w:val="00F53C98"/>
    <w:rsid w:val="00F60896"/>
    <w:rsid w:val="00F656FE"/>
    <w:rsid w:val="00F67AE6"/>
    <w:rsid w:val="00F73CE2"/>
    <w:rsid w:val="00F75D33"/>
    <w:rsid w:val="00F77457"/>
    <w:rsid w:val="00F94F60"/>
    <w:rsid w:val="00FA0F5D"/>
    <w:rsid w:val="00FB274E"/>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551A5"/>
  <w15:chartTrackingRefBased/>
  <w15:docId w15:val="{2201CB53-B494-4F14-BD95-CDF733D75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DA4832"/>
    <w:pPr>
      <w:widowControl w:val="0"/>
      <w:autoSpaceDE w:val="0"/>
      <w:autoSpaceDN w:val="0"/>
      <w:spacing w:after="0" w:line="240" w:lineRule="auto"/>
    </w:pPr>
    <w:rPr>
      <w:rFonts w:ascii="VW Text" w:eastAsia="VW Text" w:hAnsi="VW Text" w:cs="VW Text"/>
      <w:lang w:val="en-US" w:eastAsia="en-US"/>
    </w:rPr>
  </w:style>
  <w:style w:type="paragraph" w:styleId="berschrift1">
    <w:name w:val="heading 1"/>
    <w:basedOn w:val="Standard"/>
    <w:next w:val="Standard"/>
    <w:link w:val="berschrift1Zchn"/>
    <w:uiPriority w:val="9"/>
    <w:qFormat/>
    <w:rsid w:val="00522C6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22C6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4213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A67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1"/>
    <w:qFormat/>
    <w:rsid w:val="00DA4832"/>
  </w:style>
  <w:style w:type="character" w:customStyle="1" w:styleId="TextkrperZchn">
    <w:name w:val="Textkörper Zchn"/>
    <w:basedOn w:val="Absatz-Standardschriftart"/>
    <w:link w:val="Textkrper"/>
    <w:uiPriority w:val="1"/>
    <w:rsid w:val="00DA4832"/>
    <w:rPr>
      <w:rFonts w:ascii="VW Text" w:eastAsia="VW Text" w:hAnsi="VW Text" w:cs="VW Text"/>
      <w:lang w:val="en-US" w:eastAsia="en-US"/>
    </w:rPr>
  </w:style>
  <w:style w:type="paragraph" w:styleId="Titel">
    <w:name w:val="Title"/>
    <w:basedOn w:val="Standard"/>
    <w:link w:val="TitelZchn"/>
    <w:uiPriority w:val="1"/>
    <w:qFormat/>
    <w:rsid w:val="00DA4832"/>
    <w:pPr>
      <w:spacing w:before="101"/>
      <w:ind w:left="611" w:right="1610"/>
      <w:jc w:val="center"/>
    </w:pPr>
    <w:rPr>
      <w:sz w:val="40"/>
      <w:szCs w:val="40"/>
    </w:rPr>
  </w:style>
  <w:style w:type="character" w:customStyle="1" w:styleId="TitelZchn">
    <w:name w:val="Titel Zchn"/>
    <w:basedOn w:val="Absatz-Standardschriftart"/>
    <w:link w:val="Titel"/>
    <w:uiPriority w:val="1"/>
    <w:rsid w:val="00DA4832"/>
    <w:rPr>
      <w:rFonts w:ascii="VW Text" w:eastAsia="VW Text" w:hAnsi="VW Text" w:cs="VW Text"/>
      <w:sz w:val="40"/>
      <w:szCs w:val="40"/>
      <w:lang w:val="en-US" w:eastAsia="en-US"/>
    </w:rPr>
  </w:style>
  <w:style w:type="table" w:styleId="Tabellenraster">
    <w:name w:val="Table Grid"/>
    <w:basedOn w:val="NormaleTabelle"/>
    <w:uiPriority w:val="39"/>
    <w:rsid w:val="00DA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22C6E"/>
    <w:rPr>
      <w:rFonts w:asciiTheme="majorHAnsi" w:eastAsiaTheme="majorEastAsia" w:hAnsiTheme="majorHAnsi" w:cstheme="majorBidi"/>
      <w:color w:val="2E74B5" w:themeColor="accent1" w:themeShade="BF"/>
      <w:sz w:val="32"/>
      <w:szCs w:val="32"/>
      <w:lang w:val="en-US" w:eastAsia="en-US"/>
    </w:rPr>
  </w:style>
  <w:style w:type="character" w:customStyle="1" w:styleId="berschrift2Zchn">
    <w:name w:val="Überschrift 2 Zchn"/>
    <w:basedOn w:val="Absatz-Standardschriftart"/>
    <w:link w:val="berschrift2"/>
    <w:uiPriority w:val="9"/>
    <w:rsid w:val="00522C6E"/>
    <w:rPr>
      <w:rFonts w:asciiTheme="majorHAnsi" w:eastAsiaTheme="majorEastAsia" w:hAnsiTheme="majorHAnsi" w:cstheme="majorBidi"/>
      <w:color w:val="2E74B5" w:themeColor="accent1" w:themeShade="BF"/>
      <w:sz w:val="26"/>
      <w:szCs w:val="26"/>
      <w:lang w:val="en-US" w:eastAsia="en-US"/>
    </w:rPr>
  </w:style>
  <w:style w:type="paragraph" w:styleId="Inhaltsverzeichnisberschrift">
    <w:name w:val="TOC Heading"/>
    <w:basedOn w:val="berschrift1"/>
    <w:next w:val="Standard"/>
    <w:uiPriority w:val="39"/>
    <w:unhideWhenUsed/>
    <w:qFormat/>
    <w:rsid w:val="00522C6E"/>
    <w:pPr>
      <w:widowControl/>
      <w:autoSpaceDE/>
      <w:autoSpaceDN/>
      <w:spacing w:line="259" w:lineRule="auto"/>
      <w:outlineLvl w:val="9"/>
    </w:pPr>
    <w:rPr>
      <w:lang w:val="de-DE" w:eastAsia="zh-CN"/>
    </w:rPr>
  </w:style>
  <w:style w:type="paragraph" w:styleId="Verzeichnis1">
    <w:name w:val="toc 1"/>
    <w:basedOn w:val="Standard"/>
    <w:next w:val="Standard"/>
    <w:autoRedefine/>
    <w:uiPriority w:val="39"/>
    <w:unhideWhenUsed/>
    <w:rsid w:val="00522C6E"/>
    <w:pPr>
      <w:spacing w:after="100"/>
    </w:pPr>
  </w:style>
  <w:style w:type="paragraph" w:styleId="Verzeichnis2">
    <w:name w:val="toc 2"/>
    <w:basedOn w:val="Standard"/>
    <w:next w:val="Standard"/>
    <w:autoRedefine/>
    <w:uiPriority w:val="39"/>
    <w:unhideWhenUsed/>
    <w:rsid w:val="00522C6E"/>
    <w:pPr>
      <w:spacing w:after="100"/>
      <w:ind w:left="220"/>
    </w:pPr>
  </w:style>
  <w:style w:type="character" w:styleId="Hyperlink">
    <w:name w:val="Hyperlink"/>
    <w:basedOn w:val="Absatz-Standardschriftart"/>
    <w:uiPriority w:val="99"/>
    <w:unhideWhenUsed/>
    <w:rsid w:val="00522C6E"/>
    <w:rPr>
      <w:color w:val="0563C1" w:themeColor="hyperlink"/>
      <w:u w:val="single"/>
    </w:rPr>
  </w:style>
  <w:style w:type="paragraph" w:styleId="Kopfzeile">
    <w:name w:val="header"/>
    <w:basedOn w:val="Standard"/>
    <w:link w:val="KopfzeileZchn"/>
    <w:uiPriority w:val="99"/>
    <w:unhideWhenUsed/>
    <w:rsid w:val="00347ED1"/>
    <w:pPr>
      <w:tabs>
        <w:tab w:val="center" w:pos="4513"/>
        <w:tab w:val="right" w:pos="9026"/>
      </w:tabs>
    </w:pPr>
  </w:style>
  <w:style w:type="character" w:customStyle="1" w:styleId="KopfzeileZchn">
    <w:name w:val="Kopfzeile Zchn"/>
    <w:basedOn w:val="Absatz-Standardschriftart"/>
    <w:link w:val="Kopfzeile"/>
    <w:uiPriority w:val="99"/>
    <w:rsid w:val="00347ED1"/>
    <w:rPr>
      <w:rFonts w:ascii="VW Text" w:eastAsia="VW Text" w:hAnsi="VW Text" w:cs="VW Text"/>
      <w:lang w:val="en-US" w:eastAsia="en-US"/>
    </w:rPr>
  </w:style>
  <w:style w:type="paragraph" w:styleId="Fuzeile">
    <w:name w:val="footer"/>
    <w:basedOn w:val="Standard"/>
    <w:link w:val="FuzeileZchn"/>
    <w:uiPriority w:val="99"/>
    <w:unhideWhenUsed/>
    <w:rsid w:val="00347ED1"/>
    <w:pPr>
      <w:tabs>
        <w:tab w:val="center" w:pos="4513"/>
        <w:tab w:val="right" w:pos="9026"/>
      </w:tabs>
    </w:pPr>
  </w:style>
  <w:style w:type="character" w:customStyle="1" w:styleId="FuzeileZchn">
    <w:name w:val="Fußzeile Zchn"/>
    <w:basedOn w:val="Absatz-Standardschriftart"/>
    <w:link w:val="Fuzeile"/>
    <w:uiPriority w:val="99"/>
    <w:rsid w:val="00347ED1"/>
    <w:rPr>
      <w:rFonts w:ascii="VW Text" w:eastAsia="VW Text" w:hAnsi="VW Text" w:cs="VW Text"/>
      <w:lang w:val="en-US" w:eastAsia="en-US"/>
    </w:rPr>
  </w:style>
  <w:style w:type="paragraph" w:styleId="Verzeichnis3">
    <w:name w:val="toc 3"/>
    <w:basedOn w:val="Standard"/>
    <w:next w:val="Standard"/>
    <w:autoRedefine/>
    <w:uiPriority w:val="39"/>
    <w:unhideWhenUsed/>
    <w:rsid w:val="00634DC1"/>
    <w:pPr>
      <w:widowControl/>
      <w:autoSpaceDE/>
      <w:autoSpaceDN/>
      <w:spacing w:after="100" w:line="259" w:lineRule="auto"/>
      <w:ind w:left="440"/>
    </w:pPr>
    <w:rPr>
      <w:rFonts w:asciiTheme="minorHAnsi" w:eastAsiaTheme="minorEastAsia" w:hAnsiTheme="minorHAnsi" w:cs="Times New Roman"/>
      <w:lang w:val="de-DE" w:eastAsia="zh-CN"/>
    </w:rPr>
  </w:style>
  <w:style w:type="character" w:styleId="BesuchterLink">
    <w:name w:val="FollowedHyperlink"/>
    <w:basedOn w:val="Absatz-Standardschriftart"/>
    <w:uiPriority w:val="99"/>
    <w:semiHidden/>
    <w:unhideWhenUsed/>
    <w:rsid w:val="001C0CA7"/>
    <w:rPr>
      <w:color w:val="954F72" w:themeColor="followedHyperlink"/>
      <w:u w:val="single"/>
    </w:rPr>
  </w:style>
  <w:style w:type="paragraph" w:styleId="Beschriftung">
    <w:name w:val="caption"/>
    <w:basedOn w:val="Standard"/>
    <w:next w:val="Standard"/>
    <w:uiPriority w:val="35"/>
    <w:unhideWhenUsed/>
    <w:qFormat/>
    <w:rsid w:val="000849A5"/>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0849A5"/>
  </w:style>
  <w:style w:type="paragraph" w:styleId="Listenabsatz">
    <w:name w:val="List Paragraph"/>
    <w:basedOn w:val="Standard"/>
    <w:uiPriority w:val="34"/>
    <w:qFormat/>
    <w:rsid w:val="00873DAE"/>
    <w:pPr>
      <w:ind w:left="720"/>
      <w:contextualSpacing/>
    </w:pPr>
  </w:style>
  <w:style w:type="paragraph" w:styleId="StandardWeb">
    <w:name w:val="Normal (Web)"/>
    <w:basedOn w:val="Standard"/>
    <w:uiPriority w:val="99"/>
    <w:semiHidden/>
    <w:unhideWhenUsed/>
    <w:rsid w:val="00DE44D1"/>
    <w:pPr>
      <w:widowControl/>
      <w:autoSpaceDE/>
      <w:autoSpaceDN/>
      <w:spacing w:before="100" w:beforeAutospacing="1" w:after="100" w:afterAutospacing="1"/>
    </w:pPr>
    <w:rPr>
      <w:rFonts w:ascii="Times New Roman" w:eastAsiaTheme="minorEastAsia" w:hAnsi="Times New Roman" w:cs="Times New Roman"/>
      <w:sz w:val="24"/>
      <w:szCs w:val="24"/>
      <w:lang w:val="de-DE" w:eastAsia="zh-CN"/>
    </w:rPr>
  </w:style>
  <w:style w:type="paragraph" w:styleId="Sprechblasentext">
    <w:name w:val="Balloon Text"/>
    <w:basedOn w:val="Standard"/>
    <w:link w:val="SprechblasentextZchn"/>
    <w:uiPriority w:val="99"/>
    <w:semiHidden/>
    <w:unhideWhenUsed/>
    <w:rsid w:val="00E04F3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04F3E"/>
    <w:rPr>
      <w:rFonts w:ascii="Segoe UI" w:eastAsia="VW Text" w:hAnsi="Segoe UI" w:cs="Segoe UI"/>
      <w:sz w:val="18"/>
      <w:szCs w:val="18"/>
      <w:lang w:val="en-US" w:eastAsia="en-US"/>
    </w:rPr>
  </w:style>
  <w:style w:type="paragraph" w:styleId="berarbeitung">
    <w:name w:val="Revision"/>
    <w:hidden/>
    <w:uiPriority w:val="99"/>
    <w:semiHidden/>
    <w:rsid w:val="006343E9"/>
    <w:pPr>
      <w:spacing w:after="0" w:line="240" w:lineRule="auto"/>
    </w:pPr>
    <w:rPr>
      <w:rFonts w:ascii="VW Text" w:eastAsia="VW Text" w:hAnsi="VW Text" w:cs="VW Text"/>
      <w:lang w:val="en-US" w:eastAsia="en-US"/>
    </w:rPr>
  </w:style>
  <w:style w:type="character" w:customStyle="1" w:styleId="berschrift3Zchn">
    <w:name w:val="Überschrift 3 Zchn"/>
    <w:basedOn w:val="Absatz-Standardschriftart"/>
    <w:link w:val="berschrift3"/>
    <w:uiPriority w:val="9"/>
    <w:rsid w:val="00142137"/>
    <w:rPr>
      <w:rFonts w:asciiTheme="majorHAnsi" w:eastAsiaTheme="majorEastAsia" w:hAnsiTheme="majorHAnsi" w:cstheme="majorBidi"/>
      <w:color w:val="1F4D78" w:themeColor="accent1" w:themeShade="7F"/>
      <w:sz w:val="24"/>
      <w:szCs w:val="24"/>
      <w:lang w:val="en-US" w:eastAsia="en-US"/>
    </w:rPr>
  </w:style>
  <w:style w:type="paragraph" w:styleId="KeinLeerraum">
    <w:name w:val="No Spacing"/>
    <w:uiPriority w:val="1"/>
    <w:qFormat/>
    <w:rsid w:val="00142137"/>
    <w:pPr>
      <w:widowControl w:val="0"/>
      <w:autoSpaceDE w:val="0"/>
      <w:autoSpaceDN w:val="0"/>
      <w:spacing w:after="0" w:line="240" w:lineRule="auto"/>
    </w:pPr>
    <w:rPr>
      <w:rFonts w:ascii="VW Text" w:eastAsia="VW Text" w:hAnsi="VW Text" w:cs="VW Text"/>
      <w:lang w:val="en-US" w:eastAsia="en-US"/>
    </w:rPr>
  </w:style>
  <w:style w:type="character" w:customStyle="1" w:styleId="berschrift4Zchn">
    <w:name w:val="Überschrift 4 Zchn"/>
    <w:basedOn w:val="Absatz-Standardschriftart"/>
    <w:link w:val="berschrift4"/>
    <w:uiPriority w:val="9"/>
    <w:rsid w:val="006A6790"/>
    <w:rPr>
      <w:rFonts w:asciiTheme="majorHAnsi" w:eastAsiaTheme="majorEastAsia" w:hAnsiTheme="majorHAnsi" w:cstheme="majorBidi"/>
      <w:i/>
      <w:iCs/>
      <w:color w:val="2E74B5"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90177">
      <w:bodyDiv w:val="1"/>
      <w:marLeft w:val="0"/>
      <w:marRight w:val="0"/>
      <w:marTop w:val="0"/>
      <w:marBottom w:val="0"/>
      <w:divBdr>
        <w:top w:val="none" w:sz="0" w:space="0" w:color="auto"/>
        <w:left w:val="none" w:sz="0" w:space="0" w:color="auto"/>
        <w:bottom w:val="none" w:sz="0" w:space="0" w:color="auto"/>
        <w:right w:val="none" w:sz="0" w:space="0" w:color="auto"/>
      </w:divBdr>
    </w:div>
    <w:div w:id="533857063">
      <w:bodyDiv w:val="1"/>
      <w:marLeft w:val="0"/>
      <w:marRight w:val="0"/>
      <w:marTop w:val="0"/>
      <w:marBottom w:val="0"/>
      <w:divBdr>
        <w:top w:val="none" w:sz="0" w:space="0" w:color="auto"/>
        <w:left w:val="none" w:sz="0" w:space="0" w:color="auto"/>
        <w:bottom w:val="none" w:sz="0" w:space="0" w:color="auto"/>
        <w:right w:val="none" w:sz="0" w:space="0" w:color="auto"/>
      </w:divBdr>
      <w:divsChild>
        <w:div w:id="366102030">
          <w:marLeft w:val="0"/>
          <w:marRight w:val="0"/>
          <w:marTop w:val="0"/>
          <w:marBottom w:val="0"/>
          <w:divBdr>
            <w:top w:val="none" w:sz="0" w:space="0" w:color="auto"/>
            <w:left w:val="none" w:sz="0" w:space="0" w:color="auto"/>
            <w:bottom w:val="none" w:sz="0" w:space="0" w:color="auto"/>
            <w:right w:val="none" w:sz="0" w:space="0" w:color="auto"/>
          </w:divBdr>
        </w:div>
      </w:divsChild>
    </w:div>
    <w:div w:id="89293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AC902B1F97D344AC6EAADE9E855E2C" ma:contentTypeVersion="10" ma:contentTypeDescription="Create a new document." ma:contentTypeScope="" ma:versionID="9659abd1fcb5702a6346f21628fb56ab">
  <xsd:schema xmlns:xsd="http://www.w3.org/2001/XMLSchema" xmlns:xs="http://www.w3.org/2001/XMLSchema" xmlns:p="http://schemas.microsoft.com/office/2006/metadata/properties" xmlns:ns3="6607e7d9-727e-4214-ab7b-d83b591e1209" xmlns:ns4="8daaf4fb-2bb8-42a3-bdb2-8fea25da9146" targetNamespace="http://schemas.microsoft.com/office/2006/metadata/properties" ma:root="true" ma:fieldsID="9c9ba501191049c193e2ab0642126986" ns3:_="" ns4:_="">
    <xsd:import namespace="6607e7d9-727e-4214-ab7b-d83b591e1209"/>
    <xsd:import namespace="8daaf4fb-2bb8-42a3-bdb2-8fea25da91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7e7d9-727e-4214-ab7b-d83b591e12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aaf4fb-2bb8-42a3-bdb2-8fea25da91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2ADC9F-0134-4078-9A90-BD676B9D0296}">
  <ds:schemaRefs>
    <ds:schemaRef ds:uri="http://schemas.microsoft.com/sharepoint/v3/contenttype/forms"/>
  </ds:schemaRefs>
</ds:datastoreItem>
</file>

<file path=customXml/itemProps2.xml><?xml version="1.0" encoding="utf-8"?>
<ds:datastoreItem xmlns:ds="http://schemas.openxmlformats.org/officeDocument/2006/customXml" ds:itemID="{BCB22D6E-97B9-43B4-A3E3-F333C2C7AB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7e7d9-727e-4214-ab7b-d83b591e1209"/>
    <ds:schemaRef ds:uri="8daaf4fb-2bb8-42a3-bdb2-8fea25da91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347142-6E42-4515-B9F8-AC3762B50499}">
  <ds:schemaRefs>
    <ds:schemaRef ds:uri="http://schemas.openxmlformats.org/officeDocument/2006/bibliography"/>
  </ds:schemaRefs>
</ds:datastoreItem>
</file>

<file path=customXml/itemProps4.xml><?xml version="1.0" encoding="utf-8"?>
<ds:datastoreItem xmlns:ds="http://schemas.openxmlformats.org/officeDocument/2006/customXml" ds:itemID="{D67B5E5C-C712-4F25-B5D9-2F32A60C732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2724</Words>
  <Characters>17163</Characters>
  <Application>Microsoft Office Word</Application>
  <DocSecurity>0</DocSecurity>
  <Lines>143</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Volkswagen AG</Company>
  <LinksUpToDate>false</LinksUpToDate>
  <CharactersWithSpaces>19848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Christopher.Hoppe@volkswagen.de;nicolas.weltzel@volkswagen.de</dc:creator>
  <cp:keywords/>
  <dc:description/>
  <cp:lastModifiedBy>Weltzel, Nicolas (SE-A/32)</cp:lastModifiedBy>
  <cp:revision>3</cp:revision>
  <dcterms:created xsi:type="dcterms:W3CDTF">2023-02-02T13:31:00Z</dcterms:created>
  <dcterms:modified xsi:type="dcterms:W3CDTF">2023-02-02T14:07:00Z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0x010100DCAC902B1F97D344AC6EAADE9E855E2C</vt:lpwstr>
  </property>
  <property fmtid="{D5CDD505-2E9C-101B-9397-08002B2CF9AE}" pid="3" name="MSIP_Label_a6b84135-ab90-4b03-a415-784f8f15a7f1_Enabled">
    <vt:lpwstr>true</vt:lpwstr>
  </property>
  <property fmtid="{D5CDD505-2E9C-101B-9397-08002B2CF9AE}" pid="4" name="MSIP_Label_a6b84135-ab90-4b03-a415-784f8f15a7f1_SetDate">
    <vt:lpwstr>2022-07-05T07:40:27Z</vt:lpwstr>
  </property>
  <property fmtid="{D5CDD505-2E9C-101B-9397-08002B2CF9AE}" pid="5" name="MSIP_Label_a6b84135-ab90-4b03-a415-784f8f15a7f1_Method">
    <vt:lpwstr>Privileged</vt:lpwstr>
  </property>
  <property fmtid="{D5CDD505-2E9C-101B-9397-08002B2CF9AE}" pid="6" name="MSIP_Label_a6b84135-ab90-4b03-a415-784f8f15a7f1_Name">
    <vt:lpwstr>a6b84135-ab90-4b03-a415-784f8f15a7f1</vt:lpwstr>
  </property>
  <property fmtid="{D5CDD505-2E9C-101B-9397-08002B2CF9AE}" pid="7" name="MSIP_Label_a6b84135-ab90-4b03-a415-784f8f15a7f1_SiteId">
    <vt:lpwstr>2882be50-2012-4d88-ac86-544124e120c8</vt:lpwstr>
  </property>
  <property fmtid="{D5CDD505-2E9C-101B-9397-08002B2CF9AE}" pid="8" name="MSIP_Label_a6b84135-ab90-4b03-a415-784f8f15a7f1_ActionId">
    <vt:lpwstr>761f4e27-8ad8-4d57-9799-b7303c5cc37e</vt:lpwstr>
  </property>
  <property fmtid="{D5CDD505-2E9C-101B-9397-08002B2CF9AE}" pid="9" name="MSIP_Label_a6b84135-ab90-4b03-a415-784f8f15a7f1_ContentBits">
    <vt:lpwstr>0</vt:lpwstr>
  </property>
</Properties>
</file>